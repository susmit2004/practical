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01F8" w:rsidRDefault="005D01F8" w:rsidP="005D01F8">
      <w:pPr>
        <w:pStyle w:val="Heading3"/>
        <w:shd w:val="clear" w:color="auto" w:fill="FFFFFF"/>
        <w:spacing w:line="312" w:lineRule="atLeast"/>
        <w:jc w:val="both"/>
        <w:rPr>
          <w:rFonts w:ascii="Helvetica" w:hAnsi="Helvetica"/>
          <w:b/>
          <w:bCs/>
          <w:color w:val="610B38"/>
          <w:sz w:val="29"/>
          <w:szCs w:val="29"/>
        </w:rPr>
      </w:pPr>
      <w:r w:rsidRPr="00012E4D">
        <w:rPr>
          <w:rFonts w:ascii="Helvetica" w:hAnsi="Helvetica"/>
          <w:color w:val="610B38"/>
          <w:sz w:val="29"/>
          <w:szCs w:val="29"/>
          <w:highlight w:val="yellow"/>
        </w:rPr>
        <w:t>Methods of Collection interface</w:t>
      </w:r>
      <w:bookmarkStart w:id="0" w:name="_GoBack"/>
      <w:bookmarkEnd w:id="0"/>
    </w:p>
    <w:p w:rsidR="005D01F8" w:rsidRDefault="005D01F8" w:rsidP="005D01F8">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There are many methods declared in the Collection interface. They are as follows:</w:t>
      </w:r>
    </w:p>
    <w:tbl>
      <w:tblPr>
        <w:tblW w:w="7922"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69"/>
        <w:gridCol w:w="3125"/>
        <w:gridCol w:w="4228"/>
      </w:tblGrid>
      <w:tr w:rsidR="005D01F8" w:rsidTr="00BF193F">
        <w:tc>
          <w:tcPr>
            <w:tcW w:w="0" w:type="auto"/>
            <w:shd w:val="clear" w:color="auto" w:fill="C7CCBE"/>
            <w:tcMar>
              <w:top w:w="138" w:type="dxa"/>
              <w:left w:w="138" w:type="dxa"/>
              <w:bottom w:w="138" w:type="dxa"/>
              <w:right w:w="138" w:type="dxa"/>
            </w:tcMar>
            <w:hideMark/>
          </w:tcPr>
          <w:p w:rsidR="005D01F8" w:rsidRDefault="005D01F8" w:rsidP="00BF193F">
            <w:pPr>
              <w:rPr>
                <w:b/>
                <w:bCs/>
                <w:color w:val="000000"/>
                <w:sz w:val="20"/>
                <w:szCs w:val="20"/>
              </w:rPr>
            </w:pPr>
            <w:r>
              <w:rPr>
                <w:b/>
                <w:bCs/>
                <w:color w:val="000000"/>
                <w:sz w:val="20"/>
                <w:szCs w:val="20"/>
              </w:rPr>
              <w:t>No.</w:t>
            </w:r>
          </w:p>
        </w:tc>
        <w:tc>
          <w:tcPr>
            <w:tcW w:w="0" w:type="auto"/>
            <w:shd w:val="clear" w:color="auto" w:fill="C7CCBE"/>
            <w:tcMar>
              <w:top w:w="138" w:type="dxa"/>
              <w:left w:w="138" w:type="dxa"/>
              <w:bottom w:w="138" w:type="dxa"/>
              <w:right w:w="138" w:type="dxa"/>
            </w:tcMar>
            <w:hideMark/>
          </w:tcPr>
          <w:p w:rsidR="005D01F8" w:rsidRDefault="005D01F8" w:rsidP="00BF193F">
            <w:pPr>
              <w:rPr>
                <w:b/>
                <w:bCs/>
                <w:color w:val="000000"/>
                <w:sz w:val="20"/>
                <w:szCs w:val="20"/>
              </w:rPr>
            </w:pPr>
            <w:r>
              <w:rPr>
                <w:b/>
                <w:bCs/>
                <w:color w:val="000000"/>
                <w:sz w:val="20"/>
                <w:szCs w:val="20"/>
              </w:rPr>
              <w:t>Method</w:t>
            </w:r>
          </w:p>
        </w:tc>
        <w:tc>
          <w:tcPr>
            <w:tcW w:w="0" w:type="auto"/>
            <w:shd w:val="clear" w:color="auto" w:fill="C7CCBE"/>
            <w:tcMar>
              <w:top w:w="138" w:type="dxa"/>
              <w:left w:w="138" w:type="dxa"/>
              <w:bottom w:w="138" w:type="dxa"/>
              <w:right w:w="138" w:type="dxa"/>
            </w:tcMar>
            <w:hideMark/>
          </w:tcPr>
          <w:p w:rsidR="005D01F8" w:rsidRDefault="005D01F8" w:rsidP="00BF193F">
            <w:pPr>
              <w:rPr>
                <w:b/>
                <w:bCs/>
                <w:color w:val="000000"/>
                <w:sz w:val="20"/>
                <w:szCs w:val="20"/>
              </w:rPr>
            </w:pPr>
            <w:r>
              <w:rPr>
                <w:b/>
                <w:bCs/>
                <w:color w:val="000000"/>
                <w:sz w:val="20"/>
                <w:szCs w:val="20"/>
              </w:rPr>
              <w:t>Description</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public </w:t>
            </w:r>
            <w:proofErr w:type="spellStart"/>
            <w:r>
              <w:rPr>
                <w:rFonts w:ascii="Segoe UI" w:hAnsi="Segoe UI" w:cs="Segoe UI"/>
                <w:color w:val="333333"/>
                <w:sz w:val="18"/>
                <w:szCs w:val="18"/>
              </w:rPr>
              <w:t>boolean</w:t>
            </w:r>
            <w:proofErr w:type="spellEnd"/>
            <w:r>
              <w:rPr>
                <w:rFonts w:ascii="Segoe UI" w:hAnsi="Segoe UI" w:cs="Segoe UI"/>
                <w:color w:val="333333"/>
                <w:sz w:val="18"/>
                <w:szCs w:val="18"/>
              </w:rPr>
              <w:t xml:space="preserve"> add(E e)</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is used to insert an element in this collection.</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public </w:t>
            </w:r>
            <w:proofErr w:type="spellStart"/>
            <w:r>
              <w:rPr>
                <w:rFonts w:ascii="Segoe UI" w:hAnsi="Segoe UI" w:cs="Segoe UI"/>
                <w:color w:val="333333"/>
                <w:sz w:val="18"/>
                <w:szCs w:val="18"/>
              </w:rPr>
              <w:t>boolean</w:t>
            </w:r>
            <w:proofErr w:type="spellEnd"/>
            <w:r>
              <w:rPr>
                <w:rFonts w:ascii="Segoe UI" w:hAnsi="Segoe UI" w:cs="Segoe UI"/>
                <w:color w:val="333333"/>
                <w:sz w:val="18"/>
                <w:szCs w:val="18"/>
              </w:rPr>
              <w:t xml:space="preserve"> </w:t>
            </w:r>
            <w:proofErr w:type="spellStart"/>
            <w:r>
              <w:rPr>
                <w:rFonts w:ascii="Segoe UI" w:hAnsi="Segoe UI" w:cs="Segoe UI"/>
                <w:color w:val="333333"/>
                <w:sz w:val="18"/>
                <w:szCs w:val="18"/>
              </w:rPr>
              <w:t>addAll</w:t>
            </w:r>
            <w:proofErr w:type="spellEnd"/>
            <w:r>
              <w:rPr>
                <w:rFonts w:ascii="Segoe UI" w:hAnsi="Segoe UI" w:cs="Segoe UI"/>
                <w:color w:val="333333"/>
                <w:sz w:val="18"/>
                <w:szCs w:val="18"/>
              </w:rPr>
              <w:t>(Collection&lt;? extends E&gt; c)</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is used to insert the specified collection elements in the invoking collection.</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public </w:t>
            </w:r>
            <w:proofErr w:type="spellStart"/>
            <w:r>
              <w:rPr>
                <w:rFonts w:ascii="Segoe UI" w:hAnsi="Segoe UI" w:cs="Segoe UI"/>
                <w:color w:val="333333"/>
                <w:sz w:val="18"/>
                <w:szCs w:val="18"/>
              </w:rPr>
              <w:t>boolean</w:t>
            </w:r>
            <w:proofErr w:type="spellEnd"/>
            <w:r>
              <w:rPr>
                <w:rFonts w:ascii="Segoe UI" w:hAnsi="Segoe UI" w:cs="Segoe UI"/>
                <w:color w:val="333333"/>
                <w:sz w:val="18"/>
                <w:szCs w:val="18"/>
              </w:rPr>
              <w:t xml:space="preserve"> remove(Object element)</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is used to delete an element from the collection.</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public </w:t>
            </w:r>
            <w:proofErr w:type="spellStart"/>
            <w:r>
              <w:rPr>
                <w:rFonts w:ascii="Segoe UI" w:hAnsi="Segoe UI" w:cs="Segoe UI"/>
                <w:color w:val="333333"/>
                <w:sz w:val="18"/>
                <w:szCs w:val="18"/>
              </w:rPr>
              <w:t>boolean</w:t>
            </w:r>
            <w:proofErr w:type="spellEnd"/>
            <w:r>
              <w:rPr>
                <w:rFonts w:ascii="Segoe UI" w:hAnsi="Segoe UI" w:cs="Segoe UI"/>
                <w:color w:val="333333"/>
                <w:sz w:val="18"/>
                <w:szCs w:val="18"/>
              </w:rPr>
              <w:t xml:space="preserve"> </w:t>
            </w:r>
            <w:proofErr w:type="spellStart"/>
            <w:r>
              <w:rPr>
                <w:rFonts w:ascii="Segoe UI" w:hAnsi="Segoe UI" w:cs="Segoe UI"/>
                <w:color w:val="333333"/>
                <w:sz w:val="18"/>
                <w:szCs w:val="18"/>
              </w:rPr>
              <w:t>removeAll</w:t>
            </w:r>
            <w:proofErr w:type="spellEnd"/>
            <w:r>
              <w:rPr>
                <w:rFonts w:ascii="Segoe UI" w:hAnsi="Segoe UI" w:cs="Segoe UI"/>
                <w:color w:val="333333"/>
                <w:sz w:val="18"/>
                <w:szCs w:val="18"/>
              </w:rPr>
              <w:t>(Collection&lt;?&gt; c)</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is used to delete all the elements of the specified collection from the invoking collection.</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default </w:t>
            </w:r>
            <w:proofErr w:type="spellStart"/>
            <w:r>
              <w:rPr>
                <w:rFonts w:ascii="Segoe UI" w:hAnsi="Segoe UI" w:cs="Segoe UI"/>
                <w:color w:val="333333"/>
                <w:sz w:val="18"/>
                <w:szCs w:val="18"/>
              </w:rPr>
              <w:t>boolean</w:t>
            </w:r>
            <w:proofErr w:type="spellEnd"/>
            <w:r>
              <w:rPr>
                <w:rFonts w:ascii="Segoe UI" w:hAnsi="Segoe UI" w:cs="Segoe UI"/>
                <w:color w:val="333333"/>
                <w:sz w:val="18"/>
                <w:szCs w:val="18"/>
              </w:rPr>
              <w:t xml:space="preserve"> </w:t>
            </w:r>
            <w:proofErr w:type="spellStart"/>
            <w:r>
              <w:rPr>
                <w:rFonts w:ascii="Segoe UI" w:hAnsi="Segoe UI" w:cs="Segoe UI"/>
                <w:color w:val="333333"/>
                <w:sz w:val="18"/>
                <w:szCs w:val="18"/>
              </w:rPr>
              <w:t>removeIf</w:t>
            </w:r>
            <w:proofErr w:type="spellEnd"/>
            <w:r>
              <w:rPr>
                <w:rFonts w:ascii="Segoe UI" w:hAnsi="Segoe UI" w:cs="Segoe UI"/>
                <w:color w:val="333333"/>
                <w:sz w:val="18"/>
                <w:szCs w:val="18"/>
              </w:rPr>
              <w:t>(Predicate&lt;? super E&gt; filter)</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is used to delete all the elements of the collection that satisfy the specified predicate.</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public </w:t>
            </w:r>
            <w:proofErr w:type="spellStart"/>
            <w:r>
              <w:rPr>
                <w:rFonts w:ascii="Segoe UI" w:hAnsi="Segoe UI" w:cs="Segoe UI"/>
                <w:color w:val="333333"/>
                <w:sz w:val="18"/>
                <w:szCs w:val="18"/>
              </w:rPr>
              <w:t>boolean</w:t>
            </w:r>
            <w:proofErr w:type="spellEnd"/>
            <w:r>
              <w:rPr>
                <w:rFonts w:ascii="Segoe UI" w:hAnsi="Segoe UI" w:cs="Segoe UI"/>
                <w:color w:val="333333"/>
                <w:sz w:val="18"/>
                <w:szCs w:val="18"/>
              </w:rPr>
              <w:t xml:space="preserve"> </w:t>
            </w:r>
            <w:proofErr w:type="spellStart"/>
            <w:r>
              <w:rPr>
                <w:rFonts w:ascii="Segoe UI" w:hAnsi="Segoe UI" w:cs="Segoe UI"/>
                <w:color w:val="333333"/>
                <w:sz w:val="18"/>
                <w:szCs w:val="18"/>
              </w:rPr>
              <w:t>retainAll</w:t>
            </w:r>
            <w:proofErr w:type="spellEnd"/>
            <w:r>
              <w:rPr>
                <w:rFonts w:ascii="Segoe UI" w:hAnsi="Segoe UI" w:cs="Segoe UI"/>
                <w:color w:val="333333"/>
                <w:sz w:val="18"/>
                <w:szCs w:val="18"/>
              </w:rPr>
              <w:t>(Collection&lt;?&gt; c)</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is used to delete all the elements of invoking collection except the specified collection.</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7</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public </w:t>
            </w:r>
            <w:proofErr w:type="spellStart"/>
            <w:r>
              <w:rPr>
                <w:rFonts w:ascii="Segoe UI" w:hAnsi="Segoe UI" w:cs="Segoe UI"/>
                <w:color w:val="333333"/>
                <w:sz w:val="18"/>
                <w:szCs w:val="18"/>
              </w:rPr>
              <w:t>int</w:t>
            </w:r>
            <w:proofErr w:type="spellEnd"/>
            <w:r>
              <w:rPr>
                <w:rFonts w:ascii="Segoe UI" w:hAnsi="Segoe UI" w:cs="Segoe UI"/>
                <w:color w:val="333333"/>
                <w:sz w:val="18"/>
                <w:szCs w:val="18"/>
              </w:rPr>
              <w:t xml:space="preserve"> size()</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returns the total number of elements in the collection.</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8</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public void clear()</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removes the total number of elements from the collection.</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9</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public </w:t>
            </w:r>
            <w:proofErr w:type="spellStart"/>
            <w:r>
              <w:rPr>
                <w:rFonts w:ascii="Segoe UI" w:hAnsi="Segoe UI" w:cs="Segoe UI"/>
                <w:color w:val="333333"/>
                <w:sz w:val="18"/>
                <w:szCs w:val="18"/>
              </w:rPr>
              <w:t>boolean</w:t>
            </w:r>
            <w:proofErr w:type="spellEnd"/>
            <w:r>
              <w:rPr>
                <w:rFonts w:ascii="Segoe UI" w:hAnsi="Segoe UI" w:cs="Segoe UI"/>
                <w:color w:val="333333"/>
                <w:sz w:val="18"/>
                <w:szCs w:val="18"/>
              </w:rPr>
              <w:t xml:space="preserve"> contains(Object element)</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is used to search an element.</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10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public </w:t>
            </w:r>
            <w:proofErr w:type="spellStart"/>
            <w:r>
              <w:rPr>
                <w:rFonts w:ascii="Segoe UI" w:hAnsi="Segoe UI" w:cs="Segoe UI"/>
                <w:color w:val="333333"/>
                <w:sz w:val="18"/>
                <w:szCs w:val="18"/>
              </w:rPr>
              <w:t>boolean</w:t>
            </w:r>
            <w:proofErr w:type="spellEnd"/>
            <w:r>
              <w:rPr>
                <w:rFonts w:ascii="Segoe UI" w:hAnsi="Segoe UI" w:cs="Segoe UI"/>
                <w:color w:val="333333"/>
                <w:sz w:val="18"/>
                <w:szCs w:val="18"/>
              </w:rPr>
              <w:t xml:space="preserve"> </w:t>
            </w:r>
            <w:proofErr w:type="spellStart"/>
            <w:r>
              <w:rPr>
                <w:rFonts w:ascii="Segoe UI" w:hAnsi="Segoe UI" w:cs="Segoe UI"/>
                <w:color w:val="333333"/>
                <w:sz w:val="18"/>
                <w:szCs w:val="18"/>
              </w:rPr>
              <w:t>containsAll</w:t>
            </w:r>
            <w:proofErr w:type="spellEnd"/>
            <w:r>
              <w:rPr>
                <w:rFonts w:ascii="Segoe UI" w:hAnsi="Segoe UI" w:cs="Segoe UI"/>
                <w:color w:val="333333"/>
                <w:sz w:val="18"/>
                <w:szCs w:val="18"/>
              </w:rPr>
              <w:t>(Collection&lt;?&gt; c)</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is used to search the specified collection in the collection.</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11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public Iterator iterator()</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returns an iterator.</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12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public Object[] </w:t>
            </w:r>
            <w:proofErr w:type="spellStart"/>
            <w:r>
              <w:rPr>
                <w:rFonts w:ascii="Segoe UI" w:hAnsi="Segoe UI" w:cs="Segoe UI"/>
                <w:color w:val="333333"/>
                <w:sz w:val="18"/>
                <w:szCs w:val="18"/>
              </w:rPr>
              <w:t>toArray</w:t>
            </w:r>
            <w:proofErr w:type="spellEnd"/>
            <w:r>
              <w:rPr>
                <w:rFonts w:ascii="Segoe UI" w:hAnsi="Segoe UI" w:cs="Segoe UI"/>
                <w:color w:val="333333"/>
                <w:sz w:val="18"/>
                <w:szCs w:val="18"/>
              </w:rPr>
              <w:t>()</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converts collection into array.</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13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public &lt;T&gt; T[] </w:t>
            </w:r>
            <w:proofErr w:type="spellStart"/>
            <w:r>
              <w:rPr>
                <w:rFonts w:ascii="Segoe UI" w:hAnsi="Segoe UI" w:cs="Segoe UI"/>
                <w:color w:val="333333"/>
                <w:sz w:val="18"/>
                <w:szCs w:val="18"/>
              </w:rPr>
              <w:t>toArray</w:t>
            </w:r>
            <w:proofErr w:type="spellEnd"/>
            <w:r>
              <w:rPr>
                <w:rFonts w:ascii="Segoe UI" w:hAnsi="Segoe UI" w:cs="Segoe UI"/>
                <w:color w:val="333333"/>
                <w:sz w:val="18"/>
                <w:szCs w:val="18"/>
              </w:rPr>
              <w:t>(T[] a)</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converts collection into array. Here, the runtime type of the returned array is that of the specified array.</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lastRenderedPageBreak/>
              <w:t>14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public </w:t>
            </w:r>
            <w:proofErr w:type="spellStart"/>
            <w:r>
              <w:rPr>
                <w:rFonts w:ascii="Segoe UI" w:hAnsi="Segoe UI" w:cs="Segoe UI"/>
                <w:color w:val="333333"/>
                <w:sz w:val="18"/>
                <w:szCs w:val="18"/>
              </w:rPr>
              <w:t>boolean</w:t>
            </w:r>
            <w:proofErr w:type="spellEnd"/>
            <w:r>
              <w:rPr>
                <w:rFonts w:ascii="Segoe UI" w:hAnsi="Segoe UI" w:cs="Segoe UI"/>
                <w:color w:val="333333"/>
                <w:sz w:val="18"/>
                <w:szCs w:val="18"/>
              </w:rPr>
              <w:t xml:space="preserve"> </w:t>
            </w:r>
            <w:proofErr w:type="spellStart"/>
            <w:r>
              <w:rPr>
                <w:rFonts w:ascii="Segoe UI" w:hAnsi="Segoe UI" w:cs="Segoe UI"/>
                <w:color w:val="333333"/>
                <w:sz w:val="18"/>
                <w:szCs w:val="18"/>
              </w:rPr>
              <w:t>isEmpty</w:t>
            </w:r>
            <w:proofErr w:type="spellEnd"/>
            <w:r>
              <w:rPr>
                <w:rFonts w:ascii="Segoe UI" w:hAnsi="Segoe UI" w:cs="Segoe UI"/>
                <w:color w:val="333333"/>
                <w:sz w:val="18"/>
                <w:szCs w:val="18"/>
              </w:rPr>
              <w:t>()</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checks if collection is empty.</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15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default Stream&lt;E&gt; </w:t>
            </w:r>
            <w:proofErr w:type="spellStart"/>
            <w:r>
              <w:rPr>
                <w:rFonts w:ascii="Segoe UI" w:hAnsi="Segoe UI" w:cs="Segoe UI"/>
                <w:color w:val="333333"/>
                <w:sz w:val="18"/>
                <w:szCs w:val="18"/>
              </w:rPr>
              <w:t>parallelStream</w:t>
            </w:r>
            <w:proofErr w:type="spellEnd"/>
            <w:r>
              <w:rPr>
                <w:rFonts w:ascii="Segoe UI" w:hAnsi="Segoe UI" w:cs="Segoe UI"/>
                <w:color w:val="333333"/>
                <w:sz w:val="18"/>
                <w:szCs w:val="18"/>
              </w:rPr>
              <w:t>()</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returns a possibly parallel Stream with the collection as its source.</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16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default Stream&lt;E&gt; stream()</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returns a sequential Stream with the collection as its source.</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17</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default </w:t>
            </w:r>
            <w:proofErr w:type="spellStart"/>
            <w:r>
              <w:rPr>
                <w:rFonts w:ascii="Segoe UI" w:hAnsi="Segoe UI" w:cs="Segoe UI"/>
                <w:color w:val="333333"/>
                <w:sz w:val="18"/>
                <w:szCs w:val="18"/>
              </w:rPr>
              <w:t>Spliterator</w:t>
            </w:r>
            <w:proofErr w:type="spellEnd"/>
            <w:r>
              <w:rPr>
                <w:rFonts w:ascii="Segoe UI" w:hAnsi="Segoe UI" w:cs="Segoe UI"/>
                <w:color w:val="333333"/>
                <w:sz w:val="18"/>
                <w:szCs w:val="18"/>
              </w:rPr>
              <w:t xml:space="preserve">&lt;E&gt; </w:t>
            </w:r>
            <w:proofErr w:type="spellStart"/>
            <w:r>
              <w:rPr>
                <w:rFonts w:ascii="Segoe UI" w:hAnsi="Segoe UI" w:cs="Segoe UI"/>
                <w:color w:val="333333"/>
                <w:sz w:val="18"/>
                <w:szCs w:val="18"/>
              </w:rPr>
              <w:t>spliterator</w:t>
            </w:r>
            <w:proofErr w:type="spellEnd"/>
            <w:r>
              <w:rPr>
                <w:rFonts w:ascii="Segoe UI" w:hAnsi="Segoe UI" w:cs="Segoe UI"/>
                <w:color w:val="333333"/>
                <w:sz w:val="18"/>
                <w:szCs w:val="18"/>
              </w:rPr>
              <w:t>()</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It generates a </w:t>
            </w:r>
            <w:proofErr w:type="spellStart"/>
            <w:r>
              <w:rPr>
                <w:rFonts w:ascii="Segoe UI" w:hAnsi="Segoe UI" w:cs="Segoe UI"/>
                <w:color w:val="333333"/>
                <w:sz w:val="18"/>
                <w:szCs w:val="18"/>
              </w:rPr>
              <w:t>Spliterator</w:t>
            </w:r>
            <w:proofErr w:type="spellEnd"/>
            <w:r>
              <w:rPr>
                <w:rFonts w:ascii="Segoe UI" w:hAnsi="Segoe UI" w:cs="Segoe UI"/>
                <w:color w:val="333333"/>
                <w:sz w:val="18"/>
                <w:szCs w:val="18"/>
              </w:rPr>
              <w:t xml:space="preserve"> over the specified elements in the collection.</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18</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public </w:t>
            </w:r>
            <w:proofErr w:type="spellStart"/>
            <w:r>
              <w:rPr>
                <w:rFonts w:ascii="Segoe UI" w:hAnsi="Segoe UI" w:cs="Segoe UI"/>
                <w:color w:val="333333"/>
                <w:sz w:val="18"/>
                <w:szCs w:val="18"/>
              </w:rPr>
              <w:t>boolean</w:t>
            </w:r>
            <w:proofErr w:type="spellEnd"/>
            <w:r>
              <w:rPr>
                <w:rFonts w:ascii="Segoe UI" w:hAnsi="Segoe UI" w:cs="Segoe UI"/>
                <w:color w:val="333333"/>
                <w:sz w:val="18"/>
                <w:szCs w:val="18"/>
              </w:rPr>
              <w:t xml:space="preserve"> equals(Object element)</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matches two collections.</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19</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public </w:t>
            </w:r>
            <w:proofErr w:type="spellStart"/>
            <w:r>
              <w:rPr>
                <w:rFonts w:ascii="Segoe UI" w:hAnsi="Segoe UI" w:cs="Segoe UI"/>
                <w:color w:val="333333"/>
                <w:sz w:val="18"/>
                <w:szCs w:val="18"/>
              </w:rPr>
              <w:t>int</w:t>
            </w:r>
            <w:proofErr w:type="spellEnd"/>
            <w:r>
              <w:rPr>
                <w:rFonts w:ascii="Segoe UI" w:hAnsi="Segoe UI" w:cs="Segoe UI"/>
                <w:color w:val="333333"/>
                <w:sz w:val="18"/>
                <w:szCs w:val="18"/>
              </w:rPr>
              <w:t xml:space="preserve"> </w:t>
            </w:r>
            <w:proofErr w:type="spellStart"/>
            <w:r>
              <w:rPr>
                <w:rFonts w:ascii="Segoe UI" w:hAnsi="Segoe UI" w:cs="Segoe UI"/>
                <w:color w:val="333333"/>
                <w:sz w:val="18"/>
                <w:szCs w:val="18"/>
              </w:rPr>
              <w:t>hashCode</w:t>
            </w:r>
            <w:proofErr w:type="spellEnd"/>
            <w:r>
              <w:rPr>
                <w:rFonts w:ascii="Segoe UI" w:hAnsi="Segoe UI" w:cs="Segoe UI"/>
                <w:color w:val="333333"/>
                <w:sz w:val="18"/>
                <w:szCs w:val="18"/>
              </w:rPr>
              <w:t>()</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returns the hash code number of the collection.</w:t>
            </w:r>
          </w:p>
        </w:tc>
      </w:tr>
    </w:tbl>
    <w:p w:rsidR="005D01F8" w:rsidRDefault="005D01F8" w:rsidP="005D01F8">
      <w:pPr>
        <w:rPr>
          <w:sz w:val="24"/>
          <w:szCs w:val="24"/>
        </w:rPr>
      </w:pPr>
      <w:r>
        <w:pict>
          <v:rect id="_x0000_i1026" style="width:0;height:.6pt" o:hrstd="t" o:hrnoshade="t" o:hr="t" fillcolor="#d4d4d4" stroked="f"/>
        </w:pict>
      </w:r>
    </w:p>
    <w:p w:rsidR="005D01F8" w:rsidRDefault="005D01F8" w:rsidP="005D01F8">
      <w:pPr>
        <w:pStyle w:val="Heading3"/>
        <w:shd w:val="clear" w:color="auto" w:fill="FFFFFF"/>
        <w:spacing w:line="312" w:lineRule="atLeast"/>
        <w:jc w:val="both"/>
        <w:rPr>
          <w:rFonts w:ascii="Helvetica" w:hAnsi="Helvetica"/>
          <w:b/>
          <w:bCs/>
          <w:color w:val="610B38"/>
          <w:sz w:val="28"/>
          <w:szCs w:val="28"/>
        </w:rPr>
      </w:pPr>
      <w:r>
        <w:rPr>
          <w:rFonts w:ascii="Helvetica" w:hAnsi="Helvetica"/>
          <w:color w:val="610B38"/>
          <w:sz w:val="28"/>
          <w:szCs w:val="28"/>
        </w:rPr>
        <w:t>Iterator interface</w:t>
      </w:r>
    </w:p>
    <w:tbl>
      <w:tblPr>
        <w:tblW w:w="792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922"/>
      </w:tblGrid>
      <w:tr w:rsidR="005D01F8" w:rsidTr="00BF193F">
        <w:trPr>
          <w:tblCellSpacing w:w="15" w:type="dxa"/>
        </w:trPr>
        <w:tc>
          <w:tcPr>
            <w:tcW w:w="0" w:type="auto"/>
            <w:shd w:val="clear" w:color="auto" w:fill="FFFFFF"/>
            <w:vAlign w:val="cente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Iterator interface provides the facility of iterating the elements in a forward direction only.</w:t>
            </w:r>
          </w:p>
        </w:tc>
      </w:tr>
    </w:tbl>
    <w:p w:rsidR="005D01F8" w:rsidRDefault="005D01F8" w:rsidP="005D01F8">
      <w:pPr>
        <w:pStyle w:val="Heading4"/>
        <w:shd w:val="clear" w:color="auto" w:fill="FFFFFF"/>
        <w:jc w:val="both"/>
        <w:rPr>
          <w:rFonts w:ascii="Helvetica" w:hAnsi="Helvetica"/>
          <w:b/>
          <w:bCs/>
          <w:color w:val="610B4B"/>
          <w:sz w:val="20"/>
          <w:szCs w:val="20"/>
        </w:rPr>
      </w:pPr>
      <w:r>
        <w:rPr>
          <w:rFonts w:ascii="Helvetica" w:hAnsi="Helvetica"/>
          <w:color w:val="610B4B"/>
          <w:sz w:val="20"/>
          <w:szCs w:val="20"/>
        </w:rPr>
        <w:t>Methods of Iterator interface</w:t>
      </w:r>
    </w:p>
    <w:p w:rsidR="005D01F8" w:rsidRDefault="005D01F8" w:rsidP="005D01F8">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There are only three methods in the Iterator interface. They are:</w:t>
      </w:r>
    </w:p>
    <w:tbl>
      <w:tblPr>
        <w:tblW w:w="7922"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69"/>
        <w:gridCol w:w="2010"/>
        <w:gridCol w:w="5343"/>
      </w:tblGrid>
      <w:tr w:rsidR="005D01F8" w:rsidTr="00BF193F">
        <w:tc>
          <w:tcPr>
            <w:tcW w:w="0" w:type="auto"/>
            <w:shd w:val="clear" w:color="auto" w:fill="C7CCBE"/>
            <w:tcMar>
              <w:top w:w="138" w:type="dxa"/>
              <w:left w:w="138" w:type="dxa"/>
              <w:bottom w:w="138" w:type="dxa"/>
              <w:right w:w="138" w:type="dxa"/>
            </w:tcMar>
            <w:hideMark/>
          </w:tcPr>
          <w:p w:rsidR="005D01F8" w:rsidRDefault="005D01F8" w:rsidP="00BF193F">
            <w:pPr>
              <w:rPr>
                <w:b/>
                <w:bCs/>
                <w:color w:val="000000"/>
                <w:sz w:val="20"/>
                <w:szCs w:val="20"/>
              </w:rPr>
            </w:pPr>
            <w:r>
              <w:rPr>
                <w:b/>
                <w:bCs/>
                <w:color w:val="000000"/>
                <w:sz w:val="20"/>
                <w:szCs w:val="20"/>
              </w:rPr>
              <w:t>No.</w:t>
            </w:r>
          </w:p>
        </w:tc>
        <w:tc>
          <w:tcPr>
            <w:tcW w:w="0" w:type="auto"/>
            <w:shd w:val="clear" w:color="auto" w:fill="C7CCBE"/>
            <w:tcMar>
              <w:top w:w="138" w:type="dxa"/>
              <w:left w:w="138" w:type="dxa"/>
              <w:bottom w:w="138" w:type="dxa"/>
              <w:right w:w="138" w:type="dxa"/>
            </w:tcMar>
            <w:hideMark/>
          </w:tcPr>
          <w:p w:rsidR="005D01F8" w:rsidRDefault="005D01F8" w:rsidP="00BF193F">
            <w:pPr>
              <w:rPr>
                <w:b/>
                <w:bCs/>
                <w:color w:val="000000"/>
                <w:sz w:val="20"/>
                <w:szCs w:val="20"/>
              </w:rPr>
            </w:pPr>
            <w:r>
              <w:rPr>
                <w:b/>
                <w:bCs/>
                <w:color w:val="000000"/>
                <w:sz w:val="20"/>
                <w:szCs w:val="20"/>
              </w:rPr>
              <w:t>Method</w:t>
            </w:r>
          </w:p>
        </w:tc>
        <w:tc>
          <w:tcPr>
            <w:tcW w:w="0" w:type="auto"/>
            <w:shd w:val="clear" w:color="auto" w:fill="C7CCBE"/>
            <w:tcMar>
              <w:top w:w="138" w:type="dxa"/>
              <w:left w:w="138" w:type="dxa"/>
              <w:bottom w:w="138" w:type="dxa"/>
              <w:right w:w="138" w:type="dxa"/>
            </w:tcMar>
            <w:hideMark/>
          </w:tcPr>
          <w:p w:rsidR="005D01F8" w:rsidRDefault="005D01F8" w:rsidP="00BF193F">
            <w:pPr>
              <w:rPr>
                <w:b/>
                <w:bCs/>
                <w:color w:val="000000"/>
                <w:sz w:val="20"/>
                <w:szCs w:val="20"/>
              </w:rPr>
            </w:pPr>
            <w:r>
              <w:rPr>
                <w:b/>
                <w:bCs/>
                <w:color w:val="000000"/>
                <w:sz w:val="20"/>
                <w:szCs w:val="20"/>
              </w:rPr>
              <w:t>Description</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 xml:space="preserve">public </w:t>
            </w:r>
            <w:proofErr w:type="spellStart"/>
            <w:r>
              <w:rPr>
                <w:rFonts w:ascii="Segoe UI" w:hAnsi="Segoe UI" w:cs="Segoe UI"/>
                <w:color w:val="333333"/>
                <w:sz w:val="18"/>
                <w:szCs w:val="18"/>
              </w:rPr>
              <w:t>boolean</w:t>
            </w:r>
            <w:proofErr w:type="spellEnd"/>
            <w:r>
              <w:rPr>
                <w:rFonts w:ascii="Segoe UI" w:hAnsi="Segoe UI" w:cs="Segoe UI"/>
                <w:color w:val="333333"/>
                <w:sz w:val="18"/>
                <w:szCs w:val="18"/>
              </w:rPr>
              <w:t xml:space="preserve"> </w:t>
            </w:r>
            <w:proofErr w:type="spellStart"/>
            <w:r>
              <w:rPr>
                <w:rFonts w:ascii="Segoe UI" w:hAnsi="Segoe UI" w:cs="Segoe UI"/>
                <w:color w:val="333333"/>
                <w:sz w:val="18"/>
                <w:szCs w:val="18"/>
              </w:rPr>
              <w:t>hasNext</w:t>
            </w:r>
            <w:proofErr w:type="spellEnd"/>
            <w:r>
              <w:rPr>
                <w:rFonts w:ascii="Segoe UI" w:hAnsi="Segoe UI" w:cs="Segoe UI"/>
                <w:color w:val="333333"/>
                <w:sz w:val="18"/>
                <w:szCs w:val="18"/>
              </w:rPr>
              <w:t>()</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returns true if the iterator has more elements otherwise it returns false.</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public Object next()</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returns the element and moves the cursor pointer to the next element.</w:t>
            </w:r>
          </w:p>
        </w:tc>
      </w:tr>
      <w:tr w:rsidR="005D01F8" w:rsidTr="00BF193F">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public void remove()</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5D01F8" w:rsidRDefault="005D01F8" w:rsidP="00BF193F">
            <w:pPr>
              <w:jc w:val="both"/>
              <w:rPr>
                <w:rFonts w:ascii="Segoe UI" w:hAnsi="Segoe UI" w:cs="Segoe UI"/>
                <w:color w:val="333333"/>
                <w:sz w:val="18"/>
                <w:szCs w:val="18"/>
              </w:rPr>
            </w:pPr>
            <w:r>
              <w:rPr>
                <w:rFonts w:ascii="Segoe UI" w:hAnsi="Segoe UI" w:cs="Segoe UI"/>
                <w:color w:val="333333"/>
                <w:sz w:val="18"/>
                <w:szCs w:val="18"/>
              </w:rPr>
              <w:t>It removes the last elements returned by the iterator. It is less used.</w:t>
            </w:r>
          </w:p>
        </w:tc>
      </w:tr>
    </w:tbl>
    <w:p w:rsidR="005D01F8" w:rsidRDefault="005D01F8" w:rsidP="005D01F8">
      <w:pPr>
        <w:pStyle w:val="Heading2"/>
        <w:shd w:val="clear" w:color="auto" w:fill="FFFFFF"/>
        <w:spacing w:line="312" w:lineRule="atLeast"/>
        <w:jc w:val="both"/>
        <w:rPr>
          <w:rFonts w:ascii="Helvetica" w:hAnsi="Helvetica"/>
          <w:color w:val="610B38"/>
          <w:sz w:val="29"/>
          <w:szCs w:val="29"/>
        </w:rPr>
      </w:pPr>
      <w:proofErr w:type="spellStart"/>
      <w:r>
        <w:rPr>
          <w:rFonts w:ascii="Helvetica" w:hAnsi="Helvetica"/>
          <w:color w:val="610B38"/>
          <w:sz w:val="29"/>
          <w:szCs w:val="29"/>
        </w:rPr>
        <w:t>Iterable</w:t>
      </w:r>
      <w:proofErr w:type="spellEnd"/>
      <w:r>
        <w:rPr>
          <w:rFonts w:ascii="Helvetica" w:hAnsi="Helvetica"/>
          <w:color w:val="610B38"/>
          <w:sz w:val="29"/>
          <w:szCs w:val="29"/>
        </w:rPr>
        <w:t xml:space="preserve"> Interface</w:t>
      </w:r>
    </w:p>
    <w:p w:rsidR="005D01F8" w:rsidRDefault="005D01F8" w:rsidP="005D01F8">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 xml:space="preserve">The </w:t>
      </w:r>
      <w:proofErr w:type="spellStart"/>
      <w:r>
        <w:rPr>
          <w:rFonts w:ascii="Segoe UI" w:hAnsi="Segoe UI" w:cs="Segoe UI"/>
          <w:color w:val="333333"/>
          <w:sz w:val="18"/>
          <w:szCs w:val="18"/>
        </w:rPr>
        <w:t>Iterable</w:t>
      </w:r>
      <w:proofErr w:type="spellEnd"/>
      <w:r>
        <w:rPr>
          <w:rFonts w:ascii="Segoe UI" w:hAnsi="Segoe UI" w:cs="Segoe UI"/>
          <w:color w:val="333333"/>
          <w:sz w:val="18"/>
          <w:szCs w:val="18"/>
        </w:rPr>
        <w:t xml:space="preserve"> interface is the root interface for all the collection classes. The Collection interface extends the </w:t>
      </w:r>
      <w:proofErr w:type="spellStart"/>
      <w:r>
        <w:rPr>
          <w:rFonts w:ascii="Segoe UI" w:hAnsi="Segoe UI" w:cs="Segoe UI"/>
          <w:color w:val="333333"/>
          <w:sz w:val="18"/>
          <w:szCs w:val="18"/>
        </w:rPr>
        <w:t>Iterable</w:t>
      </w:r>
      <w:proofErr w:type="spellEnd"/>
      <w:r>
        <w:rPr>
          <w:rFonts w:ascii="Segoe UI" w:hAnsi="Segoe UI" w:cs="Segoe UI"/>
          <w:color w:val="333333"/>
          <w:sz w:val="18"/>
          <w:szCs w:val="18"/>
        </w:rPr>
        <w:t xml:space="preserve"> interface and therefore all the subclasses of Collection interface also implement the </w:t>
      </w:r>
      <w:proofErr w:type="spellStart"/>
      <w:r>
        <w:rPr>
          <w:rFonts w:ascii="Segoe UI" w:hAnsi="Segoe UI" w:cs="Segoe UI"/>
          <w:color w:val="333333"/>
          <w:sz w:val="18"/>
          <w:szCs w:val="18"/>
        </w:rPr>
        <w:t>Iterable</w:t>
      </w:r>
      <w:proofErr w:type="spellEnd"/>
      <w:r>
        <w:rPr>
          <w:rFonts w:ascii="Segoe UI" w:hAnsi="Segoe UI" w:cs="Segoe UI"/>
          <w:color w:val="333333"/>
          <w:sz w:val="18"/>
          <w:szCs w:val="18"/>
        </w:rPr>
        <w:t xml:space="preserve"> interface.</w:t>
      </w:r>
    </w:p>
    <w:p w:rsidR="005D01F8" w:rsidRDefault="005D01F8" w:rsidP="005D01F8">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It contains only one abstract method. i.e</w:t>
      </w:r>
      <w:proofErr w:type="gramStart"/>
      <w:r>
        <w:rPr>
          <w:rFonts w:ascii="Segoe UI" w:hAnsi="Segoe UI" w:cs="Segoe UI"/>
          <w:color w:val="333333"/>
          <w:sz w:val="18"/>
          <w:szCs w:val="18"/>
        </w:rPr>
        <w:t>.,</w:t>
      </w:r>
      <w:proofErr w:type="gramEnd"/>
    </w:p>
    <w:p w:rsidR="005D01F8" w:rsidRDefault="005D01F8" w:rsidP="005D01F8">
      <w:pPr>
        <w:numPr>
          <w:ilvl w:val="0"/>
          <w:numId w:val="9"/>
        </w:numPr>
        <w:spacing w:after="0" w:line="288" w:lineRule="atLeast"/>
        <w:ind w:left="0"/>
        <w:jc w:val="both"/>
        <w:rPr>
          <w:rFonts w:ascii="Segoe UI" w:hAnsi="Segoe UI" w:cs="Segoe UI"/>
          <w:color w:val="000000"/>
          <w:sz w:val="18"/>
          <w:szCs w:val="18"/>
        </w:rPr>
      </w:pPr>
      <w:r>
        <w:rPr>
          <w:rFonts w:ascii="Segoe UI" w:hAnsi="Segoe UI" w:cs="Segoe UI"/>
          <w:color w:val="000000"/>
          <w:sz w:val="18"/>
          <w:szCs w:val="18"/>
          <w:bdr w:val="none" w:sz="0" w:space="0" w:color="auto" w:frame="1"/>
        </w:rPr>
        <w:t>Iterator&lt;T&gt; iterator()  </w:t>
      </w:r>
    </w:p>
    <w:p w:rsidR="005D01F8" w:rsidRDefault="005D01F8" w:rsidP="005D01F8">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lastRenderedPageBreak/>
        <w:t>It returns the iterator over the elements of type T.</w:t>
      </w:r>
    </w:p>
    <w:p w:rsidR="005D01F8" w:rsidRDefault="005D01F8" w:rsidP="005D01F8">
      <w:pPr>
        <w:rPr>
          <w:sz w:val="24"/>
          <w:szCs w:val="24"/>
        </w:rPr>
      </w:pPr>
      <w:r>
        <w:pict>
          <v:rect id="_x0000_i1027" style="width:0;height:.6pt" o:hrstd="t" o:hrnoshade="t" o:hr="t" fillcolor="#d4d4d4" stroked="f"/>
        </w:pict>
      </w:r>
    </w:p>
    <w:p w:rsidR="005D01F8" w:rsidRDefault="005D01F8" w:rsidP="005D01F8">
      <w:pPr>
        <w:pStyle w:val="Heading2"/>
        <w:shd w:val="clear" w:color="auto" w:fill="FFFFFF"/>
        <w:spacing w:line="312" w:lineRule="atLeast"/>
        <w:jc w:val="both"/>
        <w:rPr>
          <w:rFonts w:ascii="Helvetica" w:hAnsi="Helvetica"/>
          <w:color w:val="610B38"/>
          <w:sz w:val="29"/>
          <w:szCs w:val="29"/>
        </w:rPr>
      </w:pPr>
      <w:r>
        <w:rPr>
          <w:rFonts w:ascii="Helvetica" w:hAnsi="Helvetica"/>
          <w:color w:val="610B38"/>
          <w:sz w:val="29"/>
          <w:szCs w:val="29"/>
        </w:rPr>
        <w:t>Collection Interface</w:t>
      </w:r>
    </w:p>
    <w:p w:rsidR="005D01F8" w:rsidRDefault="005D01F8" w:rsidP="005D01F8">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The Collection interface is the interface which is implemented by all the classes in the collection framework. It declares the methods that every collection will have. In other words, we can say that the Collection interface builds the foundation on which the collection framework depends.</w:t>
      </w:r>
    </w:p>
    <w:p w:rsidR="005D01F8" w:rsidRDefault="005D01F8" w:rsidP="005D01F8">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 xml:space="preserve">Some of the methods of Collection interface are Boolean add </w:t>
      </w:r>
      <w:proofErr w:type="gramStart"/>
      <w:r>
        <w:rPr>
          <w:rFonts w:ascii="Segoe UI" w:hAnsi="Segoe UI" w:cs="Segoe UI"/>
          <w:color w:val="333333"/>
          <w:sz w:val="18"/>
          <w:szCs w:val="18"/>
        </w:rPr>
        <w:t>( Object</w:t>
      </w:r>
      <w:proofErr w:type="gramEnd"/>
      <w:r>
        <w:rPr>
          <w:rFonts w:ascii="Segoe UI" w:hAnsi="Segoe UI" w:cs="Segoe UI"/>
          <w:color w:val="333333"/>
          <w:sz w:val="18"/>
          <w:szCs w:val="18"/>
        </w:rPr>
        <w:t xml:space="preserve"> </w:t>
      </w:r>
      <w:proofErr w:type="spellStart"/>
      <w:r>
        <w:rPr>
          <w:rFonts w:ascii="Segoe UI" w:hAnsi="Segoe UI" w:cs="Segoe UI"/>
          <w:color w:val="333333"/>
          <w:sz w:val="18"/>
          <w:szCs w:val="18"/>
        </w:rPr>
        <w:t>obj</w:t>
      </w:r>
      <w:proofErr w:type="spellEnd"/>
      <w:r>
        <w:rPr>
          <w:rFonts w:ascii="Segoe UI" w:hAnsi="Segoe UI" w:cs="Segoe UI"/>
          <w:color w:val="333333"/>
          <w:sz w:val="18"/>
          <w:szCs w:val="18"/>
        </w:rPr>
        <w:t xml:space="preserve">), Boolean </w:t>
      </w:r>
      <w:proofErr w:type="spellStart"/>
      <w:r>
        <w:rPr>
          <w:rFonts w:ascii="Segoe UI" w:hAnsi="Segoe UI" w:cs="Segoe UI"/>
          <w:color w:val="333333"/>
          <w:sz w:val="18"/>
          <w:szCs w:val="18"/>
        </w:rPr>
        <w:t>addAll</w:t>
      </w:r>
      <w:proofErr w:type="spellEnd"/>
      <w:r>
        <w:rPr>
          <w:rFonts w:ascii="Segoe UI" w:hAnsi="Segoe UI" w:cs="Segoe UI"/>
          <w:color w:val="333333"/>
          <w:sz w:val="18"/>
          <w:szCs w:val="18"/>
        </w:rPr>
        <w:t xml:space="preserve"> ( Collection c), void clear(), etc. which are implemented by all the subclasses of Collection interface.</w:t>
      </w:r>
    </w:p>
    <w:p w:rsidR="005D01F8" w:rsidRDefault="005D01F8" w:rsidP="005D01F8">
      <w:pPr>
        <w:rPr>
          <w:sz w:val="24"/>
          <w:szCs w:val="24"/>
        </w:rPr>
      </w:pPr>
      <w:r>
        <w:pict>
          <v:rect id="_x0000_i1028" style="width:0;height:.6pt" o:hrstd="t" o:hrnoshade="t" o:hr="t" fillcolor="#d4d4d4" stroked="f"/>
        </w:pict>
      </w:r>
    </w:p>
    <w:p w:rsidR="005D01F8" w:rsidRDefault="005D01F8" w:rsidP="005D01F8">
      <w:pPr>
        <w:pStyle w:val="Heading2"/>
        <w:shd w:val="clear" w:color="auto" w:fill="FFFFFF"/>
        <w:spacing w:line="312" w:lineRule="atLeast"/>
        <w:jc w:val="both"/>
        <w:rPr>
          <w:rFonts w:ascii="Helvetica" w:hAnsi="Helvetica"/>
          <w:color w:val="610B38"/>
          <w:sz w:val="29"/>
          <w:szCs w:val="29"/>
        </w:rPr>
      </w:pPr>
      <w:r>
        <w:rPr>
          <w:rFonts w:ascii="Helvetica" w:hAnsi="Helvetica"/>
          <w:color w:val="610B38"/>
          <w:sz w:val="29"/>
          <w:szCs w:val="29"/>
        </w:rPr>
        <w:t>List Interface</w:t>
      </w:r>
    </w:p>
    <w:p w:rsidR="005D01F8" w:rsidRDefault="005D01F8" w:rsidP="005D01F8">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List interface is the child interface of Collection interface. It inhibits a list type data structure in which we can store the ordered collection of objects. It can have duplicate values.</w:t>
      </w:r>
    </w:p>
    <w:p w:rsidR="005D01F8" w:rsidRDefault="005D01F8" w:rsidP="005D01F8">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 xml:space="preserve">List interface is implemented by the classes </w:t>
      </w:r>
      <w:proofErr w:type="spellStart"/>
      <w:r>
        <w:rPr>
          <w:rFonts w:ascii="Segoe UI" w:hAnsi="Segoe UI" w:cs="Segoe UI"/>
          <w:color w:val="333333"/>
          <w:sz w:val="18"/>
          <w:szCs w:val="18"/>
        </w:rPr>
        <w:t>ArrayList</w:t>
      </w:r>
      <w:proofErr w:type="spellEnd"/>
      <w:r>
        <w:rPr>
          <w:rFonts w:ascii="Segoe UI" w:hAnsi="Segoe UI" w:cs="Segoe UI"/>
          <w:color w:val="333333"/>
          <w:sz w:val="18"/>
          <w:szCs w:val="18"/>
        </w:rPr>
        <w:t xml:space="preserve">, </w:t>
      </w:r>
      <w:proofErr w:type="spellStart"/>
      <w:r>
        <w:rPr>
          <w:rFonts w:ascii="Segoe UI" w:hAnsi="Segoe UI" w:cs="Segoe UI"/>
          <w:color w:val="333333"/>
          <w:sz w:val="18"/>
          <w:szCs w:val="18"/>
        </w:rPr>
        <w:t>LinkedList</w:t>
      </w:r>
      <w:proofErr w:type="spellEnd"/>
      <w:r>
        <w:rPr>
          <w:rFonts w:ascii="Segoe UI" w:hAnsi="Segoe UI" w:cs="Segoe UI"/>
          <w:color w:val="333333"/>
          <w:sz w:val="18"/>
          <w:szCs w:val="18"/>
        </w:rPr>
        <w:t>, Vector, and Stack.</w:t>
      </w:r>
    </w:p>
    <w:p w:rsidR="005D01F8" w:rsidRDefault="005D01F8" w:rsidP="005D01F8">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 xml:space="preserve">To instantiate the List interface, we must </w:t>
      </w:r>
      <w:proofErr w:type="gramStart"/>
      <w:r>
        <w:rPr>
          <w:rFonts w:ascii="Segoe UI" w:hAnsi="Segoe UI" w:cs="Segoe UI"/>
          <w:color w:val="333333"/>
          <w:sz w:val="18"/>
          <w:szCs w:val="18"/>
        </w:rPr>
        <w:t>use :</w:t>
      </w:r>
      <w:proofErr w:type="gramEnd"/>
    </w:p>
    <w:p w:rsidR="005D01F8" w:rsidRDefault="005D01F8" w:rsidP="005D01F8">
      <w:pPr>
        <w:numPr>
          <w:ilvl w:val="0"/>
          <w:numId w:val="10"/>
        </w:numPr>
        <w:spacing w:after="0" w:line="288" w:lineRule="atLeast"/>
        <w:ind w:left="0"/>
        <w:jc w:val="both"/>
        <w:rPr>
          <w:rFonts w:ascii="Segoe UI" w:hAnsi="Segoe UI" w:cs="Segoe UI"/>
          <w:color w:val="000000"/>
          <w:sz w:val="18"/>
          <w:szCs w:val="18"/>
        </w:rPr>
      </w:pPr>
      <w:r>
        <w:rPr>
          <w:rFonts w:ascii="Segoe UI" w:hAnsi="Segoe UI" w:cs="Segoe UI"/>
          <w:color w:val="000000"/>
          <w:sz w:val="18"/>
          <w:szCs w:val="18"/>
          <w:bdr w:val="none" w:sz="0" w:space="0" w:color="auto" w:frame="1"/>
        </w:rPr>
        <w:t>List &lt;data-type&gt; list1= </w:t>
      </w:r>
      <w:r>
        <w:rPr>
          <w:rStyle w:val="keyword"/>
          <w:rFonts w:ascii="Segoe UI" w:hAnsi="Segoe UI" w:cs="Segoe UI"/>
          <w:b/>
          <w:bCs/>
          <w:color w:val="006699"/>
          <w:sz w:val="18"/>
          <w:szCs w:val="18"/>
          <w:bdr w:val="none" w:sz="0" w:space="0" w:color="auto" w:frame="1"/>
        </w:rPr>
        <w:t>new</w:t>
      </w:r>
      <w:r>
        <w:rPr>
          <w:rFonts w:ascii="Segoe UI" w:hAnsi="Segoe UI" w:cs="Segoe UI"/>
          <w:color w:val="000000"/>
          <w:sz w:val="18"/>
          <w:szCs w:val="18"/>
          <w:bdr w:val="none" w:sz="0" w:space="0" w:color="auto" w:frame="1"/>
        </w:rPr>
        <w:t> </w:t>
      </w:r>
      <w:proofErr w:type="spellStart"/>
      <w:r>
        <w:rPr>
          <w:rFonts w:ascii="Segoe UI" w:hAnsi="Segoe UI" w:cs="Segoe UI"/>
          <w:color w:val="000000"/>
          <w:sz w:val="18"/>
          <w:szCs w:val="18"/>
          <w:bdr w:val="none" w:sz="0" w:space="0" w:color="auto" w:frame="1"/>
        </w:rPr>
        <w:t>ArrayList</w:t>
      </w:r>
      <w:proofErr w:type="spellEnd"/>
      <w:r>
        <w:rPr>
          <w:rFonts w:ascii="Segoe UI" w:hAnsi="Segoe UI" w:cs="Segoe UI"/>
          <w:color w:val="000000"/>
          <w:sz w:val="18"/>
          <w:szCs w:val="18"/>
          <w:bdr w:val="none" w:sz="0" w:space="0" w:color="auto" w:frame="1"/>
        </w:rPr>
        <w:t>();  </w:t>
      </w:r>
    </w:p>
    <w:p w:rsidR="005D01F8" w:rsidRDefault="005D01F8" w:rsidP="005D01F8">
      <w:pPr>
        <w:numPr>
          <w:ilvl w:val="0"/>
          <w:numId w:val="10"/>
        </w:numPr>
        <w:spacing w:after="0" w:line="288" w:lineRule="atLeast"/>
        <w:ind w:left="0"/>
        <w:jc w:val="both"/>
        <w:rPr>
          <w:rFonts w:ascii="Segoe UI" w:hAnsi="Segoe UI" w:cs="Segoe UI"/>
          <w:color w:val="000000"/>
          <w:sz w:val="18"/>
          <w:szCs w:val="18"/>
        </w:rPr>
      </w:pPr>
      <w:r>
        <w:rPr>
          <w:rFonts w:ascii="Segoe UI" w:hAnsi="Segoe UI" w:cs="Segoe UI"/>
          <w:color w:val="000000"/>
          <w:sz w:val="18"/>
          <w:szCs w:val="18"/>
          <w:bdr w:val="none" w:sz="0" w:space="0" w:color="auto" w:frame="1"/>
        </w:rPr>
        <w:t>List &lt;data-type&gt; list2 = </w:t>
      </w:r>
      <w:r>
        <w:rPr>
          <w:rStyle w:val="keyword"/>
          <w:rFonts w:ascii="Segoe UI" w:hAnsi="Segoe UI" w:cs="Segoe UI"/>
          <w:b/>
          <w:bCs/>
          <w:color w:val="006699"/>
          <w:sz w:val="18"/>
          <w:szCs w:val="18"/>
          <w:bdr w:val="none" w:sz="0" w:space="0" w:color="auto" w:frame="1"/>
        </w:rPr>
        <w:t>new</w:t>
      </w:r>
      <w:r>
        <w:rPr>
          <w:rFonts w:ascii="Segoe UI" w:hAnsi="Segoe UI" w:cs="Segoe UI"/>
          <w:color w:val="000000"/>
          <w:sz w:val="18"/>
          <w:szCs w:val="18"/>
          <w:bdr w:val="none" w:sz="0" w:space="0" w:color="auto" w:frame="1"/>
        </w:rPr>
        <w:t> </w:t>
      </w:r>
      <w:proofErr w:type="spellStart"/>
      <w:r>
        <w:rPr>
          <w:rFonts w:ascii="Segoe UI" w:hAnsi="Segoe UI" w:cs="Segoe UI"/>
          <w:color w:val="000000"/>
          <w:sz w:val="18"/>
          <w:szCs w:val="18"/>
          <w:bdr w:val="none" w:sz="0" w:space="0" w:color="auto" w:frame="1"/>
        </w:rPr>
        <w:t>LinkedList</w:t>
      </w:r>
      <w:proofErr w:type="spellEnd"/>
      <w:r>
        <w:rPr>
          <w:rFonts w:ascii="Segoe UI" w:hAnsi="Segoe UI" w:cs="Segoe UI"/>
          <w:color w:val="000000"/>
          <w:sz w:val="18"/>
          <w:szCs w:val="18"/>
          <w:bdr w:val="none" w:sz="0" w:space="0" w:color="auto" w:frame="1"/>
        </w:rPr>
        <w:t>();  </w:t>
      </w:r>
    </w:p>
    <w:p w:rsidR="005D01F8" w:rsidRDefault="005D01F8" w:rsidP="005D01F8">
      <w:pPr>
        <w:numPr>
          <w:ilvl w:val="0"/>
          <w:numId w:val="10"/>
        </w:numPr>
        <w:spacing w:after="0" w:line="288" w:lineRule="atLeast"/>
        <w:ind w:left="0"/>
        <w:jc w:val="both"/>
        <w:rPr>
          <w:rFonts w:ascii="Segoe UI" w:hAnsi="Segoe UI" w:cs="Segoe UI"/>
          <w:color w:val="000000"/>
          <w:sz w:val="18"/>
          <w:szCs w:val="18"/>
        </w:rPr>
      </w:pPr>
      <w:r>
        <w:rPr>
          <w:rFonts w:ascii="Segoe UI" w:hAnsi="Segoe UI" w:cs="Segoe UI"/>
          <w:color w:val="000000"/>
          <w:sz w:val="18"/>
          <w:szCs w:val="18"/>
          <w:bdr w:val="none" w:sz="0" w:space="0" w:color="auto" w:frame="1"/>
        </w:rPr>
        <w:t>List &lt;data-type&gt; list3 = </w:t>
      </w:r>
      <w:r>
        <w:rPr>
          <w:rStyle w:val="keyword"/>
          <w:rFonts w:ascii="Segoe UI" w:hAnsi="Segoe UI" w:cs="Segoe UI"/>
          <w:b/>
          <w:bCs/>
          <w:color w:val="006699"/>
          <w:sz w:val="18"/>
          <w:szCs w:val="18"/>
          <w:bdr w:val="none" w:sz="0" w:space="0" w:color="auto" w:frame="1"/>
        </w:rPr>
        <w:t>new</w:t>
      </w:r>
      <w:r>
        <w:rPr>
          <w:rFonts w:ascii="Segoe UI" w:hAnsi="Segoe UI" w:cs="Segoe UI"/>
          <w:color w:val="000000"/>
          <w:sz w:val="18"/>
          <w:szCs w:val="18"/>
          <w:bdr w:val="none" w:sz="0" w:space="0" w:color="auto" w:frame="1"/>
        </w:rPr>
        <w:t> Vector();  </w:t>
      </w:r>
    </w:p>
    <w:p w:rsidR="005D01F8" w:rsidRDefault="005D01F8" w:rsidP="005D01F8">
      <w:pPr>
        <w:numPr>
          <w:ilvl w:val="0"/>
          <w:numId w:val="10"/>
        </w:numPr>
        <w:spacing w:after="0" w:line="288" w:lineRule="atLeast"/>
        <w:ind w:left="0"/>
        <w:jc w:val="both"/>
        <w:rPr>
          <w:rFonts w:ascii="Segoe UI" w:hAnsi="Segoe UI" w:cs="Segoe UI"/>
          <w:color w:val="000000"/>
          <w:sz w:val="18"/>
          <w:szCs w:val="18"/>
        </w:rPr>
      </w:pPr>
      <w:r>
        <w:rPr>
          <w:rFonts w:ascii="Segoe UI" w:hAnsi="Segoe UI" w:cs="Segoe UI"/>
          <w:color w:val="000000"/>
          <w:sz w:val="18"/>
          <w:szCs w:val="18"/>
          <w:bdr w:val="none" w:sz="0" w:space="0" w:color="auto" w:frame="1"/>
        </w:rPr>
        <w:t>List &lt;data-type&gt; list4 = </w:t>
      </w:r>
      <w:r>
        <w:rPr>
          <w:rStyle w:val="keyword"/>
          <w:rFonts w:ascii="Segoe UI" w:hAnsi="Segoe UI" w:cs="Segoe UI"/>
          <w:b/>
          <w:bCs/>
          <w:color w:val="006699"/>
          <w:sz w:val="18"/>
          <w:szCs w:val="18"/>
          <w:bdr w:val="none" w:sz="0" w:space="0" w:color="auto" w:frame="1"/>
        </w:rPr>
        <w:t>new</w:t>
      </w:r>
      <w:r>
        <w:rPr>
          <w:rFonts w:ascii="Segoe UI" w:hAnsi="Segoe UI" w:cs="Segoe UI"/>
          <w:color w:val="000000"/>
          <w:sz w:val="18"/>
          <w:szCs w:val="18"/>
          <w:bdr w:val="none" w:sz="0" w:space="0" w:color="auto" w:frame="1"/>
        </w:rPr>
        <w:t> Stack();  </w:t>
      </w:r>
    </w:p>
    <w:p w:rsidR="005D01F8" w:rsidRDefault="005D01F8" w:rsidP="005D01F8">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There are various methods in List interface that can be used to insert, delete, and access the elements from the list.</w:t>
      </w:r>
    </w:p>
    <w:p w:rsidR="005D01F8" w:rsidRDefault="005D01F8" w:rsidP="00C3399D">
      <w:pPr>
        <w:shd w:val="clear" w:color="auto" w:fill="FFFFFF"/>
        <w:spacing w:before="230" w:after="230" w:line="240" w:lineRule="auto"/>
        <w:outlineLvl w:val="1"/>
        <w:rPr>
          <w:rFonts w:ascii="Times New Roman" w:eastAsia="Times New Roman" w:hAnsi="Times New Roman" w:cs="Times New Roman"/>
          <w:b/>
          <w:bCs/>
          <w:color w:val="000000"/>
          <w:sz w:val="32"/>
          <w:szCs w:val="32"/>
          <w:highlight w:val="yellow"/>
        </w:rPr>
      </w:pPr>
    </w:p>
    <w:p w:rsidR="005D01F8" w:rsidRDefault="005D01F8" w:rsidP="00C3399D">
      <w:pPr>
        <w:shd w:val="clear" w:color="auto" w:fill="FFFFFF"/>
        <w:spacing w:before="230" w:after="230" w:line="240" w:lineRule="auto"/>
        <w:outlineLvl w:val="1"/>
        <w:rPr>
          <w:rFonts w:ascii="Times New Roman" w:eastAsia="Times New Roman" w:hAnsi="Times New Roman" w:cs="Times New Roman"/>
          <w:b/>
          <w:bCs/>
          <w:color w:val="000000"/>
          <w:sz w:val="32"/>
          <w:szCs w:val="32"/>
          <w:highlight w:val="yellow"/>
        </w:rPr>
      </w:pPr>
    </w:p>
    <w:p w:rsidR="005D01F8" w:rsidRDefault="005D01F8" w:rsidP="00C3399D">
      <w:pPr>
        <w:shd w:val="clear" w:color="auto" w:fill="FFFFFF"/>
        <w:spacing w:before="230" w:after="230" w:line="240" w:lineRule="auto"/>
        <w:outlineLvl w:val="1"/>
        <w:rPr>
          <w:rFonts w:ascii="Times New Roman" w:eastAsia="Times New Roman" w:hAnsi="Times New Roman" w:cs="Times New Roman"/>
          <w:b/>
          <w:bCs/>
          <w:color w:val="000000"/>
          <w:sz w:val="32"/>
          <w:szCs w:val="32"/>
          <w:highlight w:val="yellow"/>
        </w:rPr>
      </w:pPr>
    </w:p>
    <w:p w:rsidR="005D01F8" w:rsidRDefault="005D01F8" w:rsidP="00C3399D">
      <w:pPr>
        <w:shd w:val="clear" w:color="auto" w:fill="FFFFFF"/>
        <w:spacing w:before="230" w:after="230" w:line="240" w:lineRule="auto"/>
        <w:outlineLvl w:val="1"/>
        <w:rPr>
          <w:rFonts w:ascii="Times New Roman" w:eastAsia="Times New Roman" w:hAnsi="Times New Roman" w:cs="Times New Roman"/>
          <w:b/>
          <w:bCs/>
          <w:color w:val="000000"/>
          <w:sz w:val="32"/>
          <w:szCs w:val="32"/>
          <w:highlight w:val="yellow"/>
        </w:rPr>
      </w:pPr>
    </w:p>
    <w:p w:rsidR="00C3399D" w:rsidRPr="00824980" w:rsidRDefault="00C3399D" w:rsidP="00C3399D">
      <w:pPr>
        <w:shd w:val="clear" w:color="auto" w:fill="FFFFFF"/>
        <w:spacing w:before="230" w:after="230" w:line="240" w:lineRule="auto"/>
        <w:outlineLvl w:val="1"/>
        <w:rPr>
          <w:rFonts w:ascii="Times New Roman" w:eastAsia="Times New Roman" w:hAnsi="Times New Roman" w:cs="Times New Roman"/>
          <w:b/>
          <w:bCs/>
          <w:color w:val="000000"/>
          <w:sz w:val="32"/>
          <w:szCs w:val="32"/>
        </w:rPr>
      </w:pPr>
      <w:r w:rsidRPr="00824980">
        <w:rPr>
          <w:rFonts w:ascii="Times New Roman" w:eastAsia="Times New Roman" w:hAnsi="Times New Roman" w:cs="Times New Roman"/>
          <w:b/>
          <w:bCs/>
          <w:color w:val="000000"/>
          <w:sz w:val="32"/>
          <w:szCs w:val="32"/>
          <w:highlight w:val="yellow"/>
        </w:rPr>
        <w:t>List in Java</w:t>
      </w:r>
    </w:p>
    <w:p w:rsidR="00C3399D" w:rsidRPr="004A5736" w:rsidRDefault="00C3399D" w:rsidP="00C3399D">
      <w:pPr>
        <w:shd w:val="clear" w:color="auto" w:fill="FFFFFF"/>
        <w:spacing w:after="0" w:line="240" w:lineRule="auto"/>
        <w:rPr>
          <w:rFonts w:ascii="Times New Roman" w:eastAsia="Times New Roman" w:hAnsi="Times New Roman" w:cs="Times New Roman"/>
          <w:color w:val="000000"/>
          <w:sz w:val="24"/>
          <w:szCs w:val="24"/>
        </w:rPr>
      </w:pPr>
      <w:r w:rsidRPr="004A5736">
        <w:rPr>
          <w:rFonts w:ascii="Segoe UI Symbol" w:eastAsia="MS Gothic" w:hAnsi="Segoe UI Symbol" w:cs="Segoe UI Symbol"/>
          <w:color w:val="000000"/>
          <w:sz w:val="24"/>
          <w:szCs w:val="24"/>
        </w:rPr>
        <w:t>➲</w:t>
      </w:r>
      <w:r w:rsidRPr="004A5736">
        <w:rPr>
          <w:rFonts w:ascii="Times New Roman" w:eastAsia="Times New Roman" w:hAnsi="Times New Roman" w:cs="Times New Roman"/>
          <w:color w:val="000000"/>
          <w:sz w:val="24"/>
          <w:szCs w:val="24"/>
        </w:rPr>
        <w:t xml:space="preserve"> </w:t>
      </w:r>
      <w:proofErr w:type="gramStart"/>
      <w:r w:rsidRPr="004A5736">
        <w:rPr>
          <w:rFonts w:ascii="Times New Roman" w:eastAsia="Times New Roman" w:hAnsi="Times New Roman" w:cs="Times New Roman"/>
          <w:color w:val="000000"/>
          <w:sz w:val="24"/>
          <w:szCs w:val="24"/>
        </w:rPr>
        <w:t>A</w:t>
      </w:r>
      <w:proofErr w:type="gramEnd"/>
      <w:r w:rsidRPr="004A5736">
        <w:rPr>
          <w:rFonts w:ascii="Times New Roman" w:eastAsia="Times New Roman" w:hAnsi="Times New Roman" w:cs="Times New Roman"/>
          <w:color w:val="000000"/>
          <w:sz w:val="24"/>
          <w:szCs w:val="24"/>
        </w:rPr>
        <w:t> </w:t>
      </w:r>
      <w:r w:rsidRPr="004A5736">
        <w:rPr>
          <w:rFonts w:ascii="Times New Roman" w:eastAsia="Times New Roman" w:hAnsi="Times New Roman" w:cs="Times New Roman"/>
          <w:b/>
          <w:bCs/>
          <w:color w:val="000000"/>
          <w:sz w:val="24"/>
          <w:szCs w:val="24"/>
        </w:rPr>
        <w:t>list in Java</w:t>
      </w:r>
      <w:r w:rsidRPr="004A5736">
        <w:rPr>
          <w:rFonts w:ascii="Times New Roman" w:eastAsia="Times New Roman" w:hAnsi="Times New Roman" w:cs="Times New Roman"/>
          <w:color w:val="000000"/>
          <w:sz w:val="24"/>
          <w:szCs w:val="24"/>
        </w:rPr>
        <w:t> is a collection for storing elements in sequential order. Sequential order means the first element, followed by the second element, followed by the third element, and so on.</w:t>
      </w:r>
    </w:p>
    <w:p w:rsidR="00C3399D" w:rsidRPr="004A5736" w:rsidRDefault="00C3399D" w:rsidP="00C3399D">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 xml:space="preserve">A good </w:t>
      </w:r>
      <w:proofErr w:type="spellStart"/>
      <w:r w:rsidRPr="004A5736">
        <w:rPr>
          <w:rFonts w:ascii="Times New Roman" w:eastAsia="Times New Roman" w:hAnsi="Times New Roman" w:cs="Times New Roman"/>
          <w:color w:val="000000"/>
          <w:sz w:val="24"/>
          <w:szCs w:val="24"/>
        </w:rPr>
        <w:t>realtime</w:t>
      </w:r>
      <w:proofErr w:type="spellEnd"/>
      <w:r w:rsidRPr="004A5736">
        <w:rPr>
          <w:rFonts w:ascii="Times New Roman" w:eastAsia="Times New Roman" w:hAnsi="Times New Roman" w:cs="Times New Roman"/>
          <w:color w:val="000000"/>
          <w:sz w:val="24"/>
          <w:szCs w:val="24"/>
        </w:rPr>
        <w:t xml:space="preserve"> example of a list is a line of train bogies on a track: To get to the fourth bogie from the first bogie, we have to go through the second and third bogies in that order.</w:t>
      </w:r>
    </w:p>
    <w:p w:rsidR="00C3399D" w:rsidRPr="004A5736" w:rsidRDefault="00C3399D" w:rsidP="00C3399D">
      <w:pPr>
        <w:shd w:val="clear" w:color="auto" w:fill="FFFFFF"/>
        <w:spacing w:after="144" w:line="240" w:lineRule="auto"/>
        <w:rPr>
          <w:rFonts w:ascii="Times New Roman" w:eastAsia="Times New Roman" w:hAnsi="Times New Roman" w:cs="Times New Roman"/>
          <w:color w:val="000000"/>
          <w:sz w:val="24"/>
          <w:szCs w:val="24"/>
        </w:rPr>
      </w:pPr>
      <w:r w:rsidRPr="004A5736">
        <w:rPr>
          <w:rFonts w:ascii="Segoe UI Symbol" w:eastAsia="MS Gothic" w:hAnsi="Segoe UI Symbol" w:cs="Segoe UI Symbol"/>
          <w:color w:val="000000"/>
          <w:sz w:val="24"/>
          <w:szCs w:val="24"/>
        </w:rPr>
        <w:t>➲</w:t>
      </w:r>
      <w:r w:rsidRPr="004A5736">
        <w:rPr>
          <w:rFonts w:ascii="Times New Roman" w:eastAsia="Times New Roman" w:hAnsi="Times New Roman" w:cs="Times New Roman"/>
          <w:color w:val="000000"/>
          <w:sz w:val="24"/>
          <w:szCs w:val="24"/>
        </w:rPr>
        <w:t xml:space="preserve"> Java list is a sub-interface of the collection interface that is available in </w:t>
      </w:r>
      <w:proofErr w:type="spellStart"/>
      <w:r w:rsidRPr="004A5736">
        <w:rPr>
          <w:rFonts w:ascii="Times New Roman" w:eastAsia="Times New Roman" w:hAnsi="Times New Roman" w:cs="Times New Roman"/>
          <w:color w:val="000000"/>
          <w:sz w:val="24"/>
          <w:szCs w:val="24"/>
        </w:rPr>
        <w:t>java.util</w:t>
      </w:r>
      <w:proofErr w:type="spellEnd"/>
      <w:r w:rsidRPr="004A5736">
        <w:rPr>
          <w:rFonts w:ascii="Times New Roman" w:eastAsia="Times New Roman" w:hAnsi="Times New Roman" w:cs="Times New Roman"/>
          <w:color w:val="000000"/>
          <w:sz w:val="24"/>
          <w:szCs w:val="24"/>
        </w:rPr>
        <w:t xml:space="preserve"> package. Sub interface means an interface that extends another interface is called sub interface. Here, the list interface extends the collection interface.</w:t>
      </w:r>
    </w:p>
    <w:p w:rsidR="00C3399D" w:rsidRPr="004A5736" w:rsidRDefault="00C3399D" w:rsidP="00C3399D">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lastRenderedPageBreak/>
        <w:t>The general declaration of list interface in java is as follows:</w:t>
      </w:r>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Times New Roman" w:eastAsia="Times New Roman" w:hAnsi="Times New Roman" w:cs="Times New Roman"/>
          <w:color w:val="FFFFFF"/>
          <w:sz w:val="24"/>
          <w:szCs w:val="24"/>
        </w:rPr>
      </w:pPr>
      <w:proofErr w:type="gramStart"/>
      <w:r w:rsidRPr="004A5736">
        <w:rPr>
          <w:rFonts w:ascii="Times New Roman" w:eastAsia="Times New Roman" w:hAnsi="Times New Roman" w:cs="Times New Roman"/>
          <w:color w:val="FFFFFF"/>
          <w:sz w:val="24"/>
          <w:szCs w:val="24"/>
        </w:rPr>
        <w:t>public</w:t>
      </w:r>
      <w:proofErr w:type="gramEnd"/>
      <w:r w:rsidRPr="004A5736">
        <w:rPr>
          <w:rFonts w:ascii="Times New Roman" w:eastAsia="Times New Roman" w:hAnsi="Times New Roman" w:cs="Times New Roman"/>
          <w:color w:val="FFFFFF"/>
          <w:sz w:val="24"/>
          <w:szCs w:val="24"/>
        </w:rPr>
        <w:t xml:space="preserve"> interface List&lt;E&gt; extends Collection&lt;E&gt;</w:t>
      </w:r>
    </w:p>
    <w:p w:rsidR="00C3399D" w:rsidRPr="004A5736" w:rsidRDefault="00C3399D" w:rsidP="00C3399D">
      <w:pPr>
        <w:shd w:val="clear" w:color="auto" w:fill="FFFFFF"/>
        <w:spacing w:after="144" w:line="240" w:lineRule="auto"/>
        <w:rPr>
          <w:rFonts w:ascii="Times New Roman" w:eastAsia="Times New Roman" w:hAnsi="Times New Roman" w:cs="Times New Roman"/>
          <w:color w:val="000000"/>
          <w:sz w:val="24"/>
          <w:szCs w:val="24"/>
        </w:rPr>
      </w:pPr>
      <w:r w:rsidRPr="004A5736">
        <w:rPr>
          <w:rFonts w:ascii="Segoe UI Symbol" w:eastAsia="MS Gothic" w:hAnsi="Segoe UI Symbol" w:cs="Segoe UI Symbol"/>
          <w:color w:val="000000"/>
          <w:sz w:val="24"/>
          <w:szCs w:val="24"/>
        </w:rPr>
        <w:t>➲</w:t>
      </w:r>
      <w:r w:rsidRPr="004A5736">
        <w:rPr>
          <w:rFonts w:ascii="Times New Roman" w:eastAsia="Times New Roman" w:hAnsi="Times New Roman" w:cs="Times New Roman"/>
          <w:color w:val="000000"/>
          <w:sz w:val="24"/>
          <w:szCs w:val="24"/>
        </w:rPr>
        <w:t xml:space="preserve"> </w:t>
      </w:r>
      <w:proofErr w:type="gramStart"/>
      <w:r w:rsidRPr="004A5736">
        <w:rPr>
          <w:rFonts w:ascii="Times New Roman" w:eastAsia="Times New Roman" w:hAnsi="Times New Roman" w:cs="Times New Roman"/>
          <w:color w:val="000000"/>
          <w:sz w:val="24"/>
          <w:szCs w:val="24"/>
        </w:rPr>
        <w:t>It</w:t>
      </w:r>
      <w:proofErr w:type="gramEnd"/>
      <w:r w:rsidRPr="004A5736">
        <w:rPr>
          <w:rFonts w:ascii="Times New Roman" w:eastAsia="Times New Roman" w:hAnsi="Times New Roman" w:cs="Times New Roman"/>
          <w:color w:val="000000"/>
          <w:sz w:val="24"/>
          <w:szCs w:val="24"/>
        </w:rPr>
        <w:t xml:space="preserve"> is an ordered collection where elements are maintained by index positions because it uses an index-based structure. In the list interface, the order is retained in which we add elements. We will also get the same sequence while retrieving elements.</w:t>
      </w:r>
    </w:p>
    <w:p w:rsidR="00C3399D" w:rsidRPr="004A5736" w:rsidRDefault="00C3399D" w:rsidP="00C3399D">
      <w:pPr>
        <w:shd w:val="clear" w:color="auto" w:fill="FFFFFF"/>
        <w:spacing w:after="144" w:line="240" w:lineRule="auto"/>
        <w:rPr>
          <w:rFonts w:ascii="Times New Roman" w:eastAsia="Times New Roman" w:hAnsi="Times New Roman" w:cs="Times New Roman"/>
          <w:color w:val="000000"/>
          <w:sz w:val="24"/>
          <w:szCs w:val="24"/>
        </w:rPr>
      </w:pPr>
      <w:r w:rsidRPr="004A5736">
        <w:rPr>
          <w:rFonts w:ascii="Segoe UI Symbol" w:eastAsia="MS Gothic" w:hAnsi="Segoe UI Symbol" w:cs="Segoe UI Symbol"/>
          <w:color w:val="000000"/>
          <w:sz w:val="24"/>
          <w:szCs w:val="24"/>
        </w:rPr>
        <w:t>➲</w:t>
      </w:r>
      <w:r w:rsidRPr="004A5736">
        <w:rPr>
          <w:rFonts w:ascii="Times New Roman" w:eastAsia="Times New Roman" w:hAnsi="Times New Roman" w:cs="Times New Roman"/>
          <w:color w:val="000000"/>
          <w:sz w:val="24"/>
          <w:szCs w:val="24"/>
        </w:rPr>
        <w:t xml:space="preserve"> </w:t>
      </w:r>
      <w:proofErr w:type="gramStart"/>
      <w:r w:rsidRPr="004A5736">
        <w:rPr>
          <w:rFonts w:ascii="Times New Roman" w:eastAsia="Times New Roman" w:hAnsi="Times New Roman" w:cs="Times New Roman"/>
          <w:color w:val="000000"/>
          <w:sz w:val="24"/>
          <w:szCs w:val="24"/>
        </w:rPr>
        <w:t>It</w:t>
      </w:r>
      <w:proofErr w:type="gramEnd"/>
      <w:r w:rsidRPr="004A5736">
        <w:rPr>
          <w:rFonts w:ascii="Times New Roman" w:eastAsia="Times New Roman" w:hAnsi="Times New Roman" w:cs="Times New Roman"/>
          <w:color w:val="000000"/>
          <w:sz w:val="24"/>
          <w:szCs w:val="24"/>
        </w:rPr>
        <w:t xml:space="preserve"> is used to store a collection of elements where duplicate elements are allowed.</w:t>
      </w:r>
    </w:p>
    <w:p w:rsidR="00C3399D" w:rsidRPr="004A5736" w:rsidRDefault="00C3399D" w:rsidP="00C3399D">
      <w:pPr>
        <w:shd w:val="clear" w:color="auto" w:fill="FFFFFF"/>
        <w:spacing w:after="144" w:line="240" w:lineRule="auto"/>
        <w:rPr>
          <w:rFonts w:ascii="Times New Roman" w:eastAsia="Times New Roman" w:hAnsi="Times New Roman" w:cs="Times New Roman"/>
          <w:color w:val="000000"/>
          <w:sz w:val="24"/>
          <w:szCs w:val="24"/>
        </w:rPr>
      </w:pPr>
      <w:r w:rsidRPr="004A5736">
        <w:rPr>
          <w:rFonts w:ascii="Segoe UI Symbol" w:eastAsia="MS Gothic" w:hAnsi="Segoe UI Symbol" w:cs="Segoe UI Symbol"/>
          <w:color w:val="000000"/>
          <w:sz w:val="24"/>
          <w:szCs w:val="24"/>
        </w:rPr>
        <w:t>➲</w:t>
      </w:r>
      <w:r w:rsidRPr="004A5736">
        <w:rPr>
          <w:rFonts w:ascii="Times New Roman" w:eastAsia="Times New Roman" w:hAnsi="Times New Roman" w:cs="Times New Roman"/>
          <w:color w:val="000000"/>
          <w:sz w:val="24"/>
          <w:szCs w:val="24"/>
        </w:rPr>
        <w:t xml:space="preserve"> List interface in java has four concrete subclasses. They are </w:t>
      </w:r>
      <w:proofErr w:type="spellStart"/>
      <w:r w:rsidRPr="004A5736">
        <w:rPr>
          <w:rFonts w:ascii="Times New Roman" w:eastAsia="Times New Roman" w:hAnsi="Times New Roman" w:cs="Times New Roman"/>
          <w:color w:val="000000"/>
          <w:sz w:val="24"/>
          <w:szCs w:val="24"/>
        </w:rPr>
        <w:t>ArrayList</w:t>
      </w:r>
      <w:proofErr w:type="spellEnd"/>
      <w:r w:rsidRPr="004A5736">
        <w:rPr>
          <w:rFonts w:ascii="Times New Roman" w:eastAsia="Times New Roman" w:hAnsi="Times New Roman" w:cs="Times New Roman"/>
          <w:color w:val="000000"/>
          <w:sz w:val="24"/>
          <w:szCs w:val="24"/>
        </w:rPr>
        <w:t xml:space="preserve">, </w:t>
      </w:r>
      <w:proofErr w:type="spellStart"/>
      <w:r w:rsidRPr="004A5736">
        <w:rPr>
          <w:rFonts w:ascii="Times New Roman" w:eastAsia="Times New Roman" w:hAnsi="Times New Roman" w:cs="Times New Roman"/>
          <w:color w:val="000000"/>
          <w:sz w:val="24"/>
          <w:szCs w:val="24"/>
        </w:rPr>
        <w:t>LinkedList</w:t>
      </w:r>
      <w:proofErr w:type="spellEnd"/>
      <w:r w:rsidRPr="004A5736">
        <w:rPr>
          <w:rFonts w:ascii="Times New Roman" w:eastAsia="Times New Roman" w:hAnsi="Times New Roman" w:cs="Times New Roman"/>
          <w:color w:val="000000"/>
          <w:sz w:val="24"/>
          <w:szCs w:val="24"/>
        </w:rPr>
        <w:t>, Vector, and Stack. These four subclasses implements the list interface.</w:t>
      </w:r>
    </w:p>
    <w:p w:rsidR="00C3399D" w:rsidRPr="004A5736" w:rsidRDefault="00C3399D" w:rsidP="00C3399D">
      <w:pPr>
        <w:shd w:val="clear" w:color="auto" w:fill="FFFFFF"/>
        <w:spacing w:after="144" w:line="240" w:lineRule="auto"/>
        <w:rPr>
          <w:rFonts w:ascii="Times New Roman" w:eastAsia="Times New Roman" w:hAnsi="Times New Roman" w:cs="Times New Roman"/>
          <w:color w:val="000000"/>
          <w:sz w:val="24"/>
          <w:szCs w:val="24"/>
        </w:rPr>
      </w:pPr>
      <w:proofErr w:type="spellStart"/>
      <w:r w:rsidRPr="004A5736">
        <w:rPr>
          <w:rFonts w:ascii="Times New Roman" w:eastAsia="Times New Roman" w:hAnsi="Times New Roman" w:cs="Times New Roman"/>
          <w:color w:val="000000"/>
          <w:sz w:val="24"/>
          <w:szCs w:val="24"/>
        </w:rPr>
        <w:t>ArrayList</w:t>
      </w:r>
      <w:proofErr w:type="spellEnd"/>
      <w:r w:rsidRPr="004A5736">
        <w:rPr>
          <w:rFonts w:ascii="Times New Roman" w:eastAsia="Times New Roman" w:hAnsi="Times New Roman" w:cs="Times New Roman"/>
          <w:color w:val="000000"/>
          <w:sz w:val="24"/>
          <w:szCs w:val="24"/>
        </w:rPr>
        <w:t xml:space="preserve"> and </w:t>
      </w:r>
      <w:proofErr w:type="spellStart"/>
      <w:r w:rsidRPr="004A5736">
        <w:rPr>
          <w:rFonts w:ascii="Times New Roman" w:eastAsia="Times New Roman" w:hAnsi="Times New Roman" w:cs="Times New Roman"/>
          <w:color w:val="000000"/>
          <w:sz w:val="24"/>
          <w:szCs w:val="24"/>
        </w:rPr>
        <w:t>LinkedList</w:t>
      </w:r>
      <w:proofErr w:type="spellEnd"/>
      <w:r w:rsidRPr="004A5736">
        <w:rPr>
          <w:rFonts w:ascii="Times New Roman" w:eastAsia="Times New Roman" w:hAnsi="Times New Roman" w:cs="Times New Roman"/>
          <w:color w:val="000000"/>
          <w:sz w:val="24"/>
          <w:szCs w:val="24"/>
        </w:rPr>
        <w:t xml:space="preserve"> are widely used in Java programs to create a list. The Vector class is deprecated since JDK 5.</w:t>
      </w:r>
    </w:p>
    <w:p w:rsidR="00C3399D" w:rsidRPr="004A5736" w:rsidRDefault="00C3399D" w:rsidP="00C3399D">
      <w:pPr>
        <w:shd w:val="clear" w:color="auto" w:fill="FFFFFF"/>
        <w:spacing w:before="230" w:after="230" w:line="240" w:lineRule="auto"/>
        <w:outlineLvl w:val="1"/>
        <w:rPr>
          <w:rFonts w:ascii="Times New Roman" w:eastAsia="Times New Roman" w:hAnsi="Times New Roman" w:cs="Times New Roman"/>
          <w:b/>
          <w:bCs/>
          <w:color w:val="000000"/>
          <w:sz w:val="24"/>
          <w:szCs w:val="24"/>
        </w:rPr>
      </w:pPr>
      <w:r w:rsidRPr="004A5736">
        <w:rPr>
          <w:rFonts w:ascii="Times New Roman" w:eastAsia="Times New Roman" w:hAnsi="Times New Roman" w:cs="Times New Roman"/>
          <w:b/>
          <w:bCs/>
          <w:color w:val="000000"/>
          <w:sz w:val="24"/>
          <w:szCs w:val="24"/>
        </w:rPr>
        <w:t>Features of List Interface in Java</w:t>
      </w:r>
    </w:p>
    <w:p w:rsidR="00C3399D" w:rsidRPr="004A5736" w:rsidRDefault="00012E4D" w:rsidP="00C3399D">
      <w:pPr>
        <w:spacing w:before="253" w:after="253"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6pt" o:hralign="center" o:hrstd="t" o:hrnoshade="t" o:hr="t" fillcolor="black" stroked="f"/>
        </w:pict>
      </w:r>
    </w:p>
    <w:p w:rsidR="00C3399D" w:rsidRPr="004A5736" w:rsidRDefault="00C3399D" w:rsidP="00C3399D">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There are the following features of list in java. They are as follows:</w:t>
      </w:r>
    </w:p>
    <w:p w:rsidR="00C3399D" w:rsidRPr="004A5736" w:rsidRDefault="00C3399D" w:rsidP="00C3399D">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1. The list allows storing duplicate elements in Java. JVM differentiates duplicate elements by using ‘index’. Index refers to the position of a certain object in an array. It always starts at zero.</w:t>
      </w:r>
    </w:p>
    <w:p w:rsidR="00C3399D" w:rsidRPr="004A5736" w:rsidRDefault="00C3399D" w:rsidP="00C3399D">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For example, assume that there is a list with size 10. Suppose the first element is ‘a’ at zero index position and the second element is also ‘a’ which is at 9th position. Thus, there are two ‘</w:t>
      </w:r>
      <w:proofErr w:type="gramStart"/>
      <w:r w:rsidRPr="004A5736">
        <w:rPr>
          <w:rFonts w:ascii="Times New Roman" w:eastAsia="Times New Roman" w:hAnsi="Times New Roman" w:cs="Times New Roman"/>
          <w:color w:val="000000"/>
          <w:sz w:val="24"/>
          <w:szCs w:val="24"/>
        </w:rPr>
        <w:t>a</w:t>
      </w:r>
      <w:proofErr w:type="gramEnd"/>
      <w:r w:rsidRPr="004A5736">
        <w:rPr>
          <w:rFonts w:ascii="Times New Roman" w:eastAsia="Times New Roman" w:hAnsi="Times New Roman" w:cs="Times New Roman"/>
          <w:color w:val="000000"/>
          <w:sz w:val="24"/>
          <w:szCs w:val="24"/>
        </w:rPr>
        <w:t>’ elements in the list at positions 0 and 9 respectively.</w:t>
      </w:r>
    </w:p>
    <w:p w:rsidR="00C3399D" w:rsidRPr="004A5736" w:rsidRDefault="00C3399D" w:rsidP="00C3399D">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So, JVM will differentiate between both elements in the list based on their numeral position of the index. Therefore, the index is very useful and plays an important role to differentiate objects.</w:t>
      </w:r>
    </w:p>
    <w:p w:rsidR="00C3399D" w:rsidRPr="004A5736" w:rsidRDefault="00C3399D" w:rsidP="00C3399D">
      <w:pPr>
        <w:shd w:val="clear" w:color="auto" w:fill="FFFFFF"/>
        <w:spacing w:after="144" w:line="240" w:lineRule="auto"/>
        <w:rPr>
          <w:ins w:id="1" w:author="Unknown"/>
          <w:rFonts w:ascii="Times New Roman" w:eastAsia="Times New Roman" w:hAnsi="Times New Roman" w:cs="Times New Roman"/>
          <w:b/>
          <w:color w:val="000000" w:themeColor="text1"/>
          <w:sz w:val="24"/>
          <w:szCs w:val="24"/>
        </w:rPr>
      </w:pPr>
      <w:ins w:id="2" w:author="Unknown">
        <w:r w:rsidRPr="004A5736">
          <w:rPr>
            <w:rFonts w:ascii="Times New Roman" w:eastAsia="Times New Roman" w:hAnsi="Times New Roman" w:cs="Times New Roman"/>
            <w:color w:val="000000"/>
            <w:sz w:val="24"/>
            <w:szCs w:val="24"/>
          </w:rPr>
          <w:br/>
        </w:r>
        <w:r w:rsidRPr="004A5736">
          <w:rPr>
            <w:rFonts w:ascii="Times New Roman" w:eastAsia="Times New Roman" w:hAnsi="Times New Roman" w:cs="Times New Roman"/>
            <w:b/>
            <w:color w:val="000000" w:themeColor="text1"/>
            <w:sz w:val="24"/>
            <w:szCs w:val="24"/>
            <w:u w:val="single"/>
          </w:rPr>
          <w:t xml:space="preserve">2. </w:t>
        </w:r>
        <w:r w:rsidRPr="004A5736">
          <w:rPr>
            <w:rFonts w:ascii="Times New Roman" w:eastAsia="Times New Roman" w:hAnsi="Times New Roman" w:cs="Times New Roman"/>
            <w:b/>
            <w:color w:val="000000" w:themeColor="text1"/>
            <w:sz w:val="24"/>
            <w:szCs w:val="24"/>
          </w:rPr>
          <w:t>In the list, we can add an element at any position.</w:t>
        </w:r>
      </w:ins>
    </w:p>
    <w:p w:rsidR="00C3399D" w:rsidRPr="004A5736" w:rsidRDefault="00C3399D" w:rsidP="00C3399D">
      <w:pPr>
        <w:shd w:val="clear" w:color="auto" w:fill="FFFFFF"/>
        <w:spacing w:after="144" w:line="240" w:lineRule="auto"/>
        <w:rPr>
          <w:ins w:id="3" w:author="Unknown"/>
          <w:rFonts w:ascii="Times New Roman" w:eastAsia="Times New Roman" w:hAnsi="Times New Roman" w:cs="Times New Roman"/>
          <w:b/>
          <w:color w:val="000000" w:themeColor="text1"/>
          <w:sz w:val="24"/>
          <w:szCs w:val="24"/>
        </w:rPr>
      </w:pPr>
      <w:ins w:id="4" w:author="Unknown">
        <w:r w:rsidRPr="004A5736">
          <w:rPr>
            <w:rFonts w:ascii="Times New Roman" w:eastAsia="Times New Roman" w:hAnsi="Times New Roman" w:cs="Times New Roman"/>
            <w:b/>
            <w:color w:val="000000" w:themeColor="text1"/>
            <w:sz w:val="24"/>
            <w:szCs w:val="24"/>
          </w:rPr>
          <w:t xml:space="preserve">3. It maintains insertion order. </w:t>
        </w:r>
        <w:proofErr w:type="gramStart"/>
        <w:r w:rsidRPr="004A5736">
          <w:rPr>
            <w:rFonts w:ascii="Times New Roman" w:eastAsia="Times New Roman" w:hAnsi="Times New Roman" w:cs="Times New Roman"/>
            <w:b/>
            <w:color w:val="000000" w:themeColor="text1"/>
            <w:sz w:val="24"/>
            <w:szCs w:val="24"/>
          </w:rPr>
          <w:t>i.e</w:t>
        </w:r>
        <w:proofErr w:type="gramEnd"/>
        <w:r w:rsidRPr="004A5736">
          <w:rPr>
            <w:rFonts w:ascii="Times New Roman" w:eastAsia="Times New Roman" w:hAnsi="Times New Roman" w:cs="Times New Roman"/>
            <w:b/>
            <w:color w:val="000000" w:themeColor="text1"/>
            <w:sz w:val="24"/>
            <w:szCs w:val="24"/>
          </w:rPr>
          <w:t>. List can preserve the insertion order by using the index.</w:t>
        </w:r>
      </w:ins>
    </w:p>
    <w:p w:rsidR="00C3399D" w:rsidRPr="004A5736" w:rsidRDefault="00C3399D" w:rsidP="00C3399D">
      <w:pPr>
        <w:shd w:val="clear" w:color="auto" w:fill="FFFFFF"/>
        <w:spacing w:after="144" w:line="240" w:lineRule="auto"/>
        <w:rPr>
          <w:ins w:id="5" w:author="Unknown"/>
          <w:rFonts w:ascii="Times New Roman" w:eastAsia="Times New Roman" w:hAnsi="Times New Roman" w:cs="Times New Roman"/>
          <w:b/>
          <w:color w:val="000000" w:themeColor="text1"/>
          <w:sz w:val="24"/>
          <w:szCs w:val="24"/>
        </w:rPr>
      </w:pPr>
      <w:ins w:id="6" w:author="Unknown">
        <w:r w:rsidRPr="004A5736">
          <w:rPr>
            <w:rFonts w:ascii="Times New Roman" w:eastAsia="Times New Roman" w:hAnsi="Times New Roman" w:cs="Times New Roman"/>
            <w:b/>
            <w:color w:val="000000" w:themeColor="text1"/>
            <w:sz w:val="24"/>
            <w:szCs w:val="24"/>
          </w:rPr>
          <w:t>4. It allows for storing many null elements.</w:t>
        </w:r>
      </w:ins>
    </w:p>
    <w:p w:rsidR="00C3399D" w:rsidRPr="004A5736" w:rsidRDefault="00C3399D" w:rsidP="00C3399D">
      <w:pPr>
        <w:shd w:val="clear" w:color="auto" w:fill="FFFFFF"/>
        <w:spacing w:after="144" w:line="240" w:lineRule="auto"/>
        <w:rPr>
          <w:ins w:id="7" w:author="Unknown"/>
          <w:rFonts w:ascii="Times New Roman" w:eastAsia="Times New Roman" w:hAnsi="Times New Roman" w:cs="Times New Roman"/>
          <w:b/>
          <w:color w:val="000000" w:themeColor="text1"/>
          <w:sz w:val="24"/>
          <w:szCs w:val="24"/>
        </w:rPr>
      </w:pPr>
      <w:ins w:id="8" w:author="Unknown">
        <w:r w:rsidRPr="004A5736">
          <w:rPr>
            <w:rFonts w:ascii="Times New Roman" w:eastAsia="Times New Roman" w:hAnsi="Times New Roman" w:cs="Times New Roman"/>
            <w:b/>
            <w:color w:val="000000" w:themeColor="text1"/>
            <w:sz w:val="24"/>
            <w:szCs w:val="24"/>
          </w:rPr>
          <w:t>5. Java list uses a resizable array for its implementation. Resizable means we can increase or decrease the size of the array.</w:t>
        </w:r>
      </w:ins>
    </w:p>
    <w:p w:rsidR="00C3399D" w:rsidRPr="004A5736" w:rsidRDefault="00C3399D" w:rsidP="00C3399D">
      <w:pPr>
        <w:shd w:val="clear" w:color="auto" w:fill="FFFFFF"/>
        <w:spacing w:after="144" w:line="240" w:lineRule="auto"/>
        <w:rPr>
          <w:ins w:id="9" w:author="Unknown"/>
          <w:rFonts w:ascii="Times New Roman" w:eastAsia="Times New Roman" w:hAnsi="Times New Roman" w:cs="Times New Roman"/>
          <w:b/>
          <w:color w:val="000000" w:themeColor="text1"/>
          <w:sz w:val="24"/>
          <w:szCs w:val="24"/>
        </w:rPr>
      </w:pPr>
      <w:ins w:id="10" w:author="Unknown">
        <w:r w:rsidRPr="004A5736">
          <w:rPr>
            <w:rFonts w:ascii="Times New Roman" w:eastAsia="Times New Roman" w:hAnsi="Times New Roman" w:cs="Times New Roman"/>
            <w:b/>
            <w:color w:val="000000" w:themeColor="text1"/>
            <w:sz w:val="24"/>
            <w:szCs w:val="24"/>
          </w:rPr>
          <w:t xml:space="preserve">6. Except for </w:t>
        </w:r>
        <w:proofErr w:type="spellStart"/>
        <w:r w:rsidRPr="004A5736">
          <w:rPr>
            <w:rFonts w:ascii="Times New Roman" w:eastAsia="Times New Roman" w:hAnsi="Times New Roman" w:cs="Times New Roman"/>
            <w:b/>
            <w:color w:val="000000" w:themeColor="text1"/>
            <w:sz w:val="24"/>
            <w:szCs w:val="24"/>
          </w:rPr>
          <w:t>LinkedList</w:t>
        </w:r>
        <w:proofErr w:type="spellEnd"/>
        <w:r w:rsidRPr="004A5736">
          <w:rPr>
            <w:rFonts w:ascii="Times New Roman" w:eastAsia="Times New Roman" w:hAnsi="Times New Roman" w:cs="Times New Roman"/>
            <w:b/>
            <w:color w:val="000000" w:themeColor="text1"/>
            <w:sz w:val="24"/>
            <w:szCs w:val="24"/>
          </w:rPr>
          <w:t xml:space="preserve">, </w:t>
        </w:r>
        <w:proofErr w:type="spellStart"/>
        <w:r w:rsidRPr="004A5736">
          <w:rPr>
            <w:rFonts w:ascii="Times New Roman" w:eastAsia="Times New Roman" w:hAnsi="Times New Roman" w:cs="Times New Roman"/>
            <w:b/>
            <w:color w:val="000000" w:themeColor="text1"/>
            <w:sz w:val="24"/>
            <w:szCs w:val="24"/>
          </w:rPr>
          <w:t>ArrayList</w:t>
        </w:r>
        <w:proofErr w:type="spellEnd"/>
        <w:r w:rsidRPr="004A5736">
          <w:rPr>
            <w:rFonts w:ascii="Times New Roman" w:eastAsia="Times New Roman" w:hAnsi="Times New Roman" w:cs="Times New Roman"/>
            <w:b/>
            <w:color w:val="000000" w:themeColor="text1"/>
            <w:sz w:val="24"/>
            <w:szCs w:val="24"/>
          </w:rPr>
          <w:t>, and Vector is an indexed-based structure.</w:t>
        </w:r>
      </w:ins>
    </w:p>
    <w:p w:rsidR="00C3399D" w:rsidRPr="004A5736" w:rsidRDefault="00C3399D" w:rsidP="00C3399D">
      <w:pPr>
        <w:shd w:val="clear" w:color="auto" w:fill="FFFFFF"/>
        <w:spacing w:after="144" w:line="240" w:lineRule="auto"/>
        <w:rPr>
          <w:ins w:id="11" w:author="Unknown"/>
          <w:rFonts w:ascii="Times New Roman" w:eastAsia="Times New Roman" w:hAnsi="Times New Roman" w:cs="Times New Roman"/>
          <w:b/>
          <w:color w:val="000000" w:themeColor="text1"/>
          <w:sz w:val="24"/>
          <w:szCs w:val="24"/>
        </w:rPr>
      </w:pPr>
      <w:ins w:id="12" w:author="Unknown">
        <w:r w:rsidRPr="004A5736">
          <w:rPr>
            <w:rFonts w:ascii="Times New Roman" w:eastAsia="Times New Roman" w:hAnsi="Times New Roman" w:cs="Times New Roman"/>
            <w:b/>
            <w:color w:val="000000" w:themeColor="text1"/>
            <w:sz w:val="24"/>
            <w:szCs w:val="24"/>
          </w:rPr>
          <w:t xml:space="preserve">7. It provides a special Iterator called a </w:t>
        </w:r>
        <w:proofErr w:type="spellStart"/>
        <w:r w:rsidRPr="004A5736">
          <w:rPr>
            <w:rFonts w:ascii="Times New Roman" w:eastAsia="Times New Roman" w:hAnsi="Times New Roman" w:cs="Times New Roman"/>
            <w:b/>
            <w:color w:val="000000" w:themeColor="text1"/>
            <w:sz w:val="24"/>
            <w:szCs w:val="24"/>
          </w:rPr>
          <w:t>ListIterator</w:t>
        </w:r>
        <w:proofErr w:type="spellEnd"/>
        <w:r w:rsidRPr="004A5736">
          <w:rPr>
            <w:rFonts w:ascii="Times New Roman" w:eastAsia="Times New Roman" w:hAnsi="Times New Roman" w:cs="Times New Roman"/>
            <w:b/>
            <w:color w:val="000000" w:themeColor="text1"/>
            <w:sz w:val="24"/>
            <w:szCs w:val="24"/>
          </w:rPr>
          <w:t xml:space="preserve"> that allows accessing the elements in the forward direction using </w:t>
        </w:r>
        <w:proofErr w:type="spellStart"/>
        <w:proofErr w:type="gramStart"/>
        <w:r w:rsidRPr="004A5736">
          <w:rPr>
            <w:rFonts w:ascii="Times New Roman" w:eastAsia="Times New Roman" w:hAnsi="Times New Roman" w:cs="Times New Roman"/>
            <w:b/>
            <w:color w:val="000000" w:themeColor="text1"/>
            <w:sz w:val="24"/>
            <w:szCs w:val="24"/>
          </w:rPr>
          <w:t>hasNext</w:t>
        </w:r>
        <w:proofErr w:type="spellEnd"/>
        <w:r w:rsidRPr="004A5736">
          <w:rPr>
            <w:rFonts w:ascii="Times New Roman" w:eastAsia="Times New Roman" w:hAnsi="Times New Roman" w:cs="Times New Roman"/>
            <w:b/>
            <w:color w:val="000000" w:themeColor="text1"/>
            <w:sz w:val="24"/>
            <w:szCs w:val="24"/>
          </w:rPr>
          <w:t>(</w:t>
        </w:r>
        <w:proofErr w:type="gramEnd"/>
        <w:r w:rsidRPr="004A5736">
          <w:rPr>
            <w:rFonts w:ascii="Times New Roman" w:eastAsia="Times New Roman" w:hAnsi="Times New Roman" w:cs="Times New Roman"/>
            <w:b/>
            <w:color w:val="000000" w:themeColor="text1"/>
            <w:sz w:val="24"/>
            <w:szCs w:val="24"/>
          </w:rPr>
          <w:t>) and next() methods.</w:t>
        </w:r>
      </w:ins>
    </w:p>
    <w:p w:rsidR="00C3399D" w:rsidRPr="004A5736" w:rsidRDefault="00C3399D" w:rsidP="00C3399D">
      <w:pPr>
        <w:shd w:val="clear" w:color="auto" w:fill="FFFFFF"/>
        <w:spacing w:after="144" w:line="240" w:lineRule="auto"/>
        <w:rPr>
          <w:ins w:id="13" w:author="Unknown"/>
          <w:rFonts w:ascii="Times New Roman" w:eastAsia="Times New Roman" w:hAnsi="Times New Roman" w:cs="Times New Roman"/>
          <w:b/>
          <w:color w:val="000000" w:themeColor="text1"/>
          <w:sz w:val="24"/>
          <w:szCs w:val="24"/>
        </w:rPr>
      </w:pPr>
      <w:ins w:id="14" w:author="Unknown">
        <w:r w:rsidRPr="004A5736">
          <w:rPr>
            <w:rFonts w:ascii="Times New Roman" w:eastAsia="Times New Roman" w:hAnsi="Times New Roman" w:cs="Times New Roman"/>
            <w:b/>
            <w:color w:val="000000" w:themeColor="text1"/>
            <w:sz w:val="24"/>
            <w:szCs w:val="24"/>
          </w:rPr>
          <w:t xml:space="preserve">In the reverse direction, it accesses elements using </w:t>
        </w:r>
        <w:proofErr w:type="spellStart"/>
        <w:proofErr w:type="gramStart"/>
        <w:r w:rsidRPr="004A5736">
          <w:rPr>
            <w:rFonts w:ascii="Times New Roman" w:eastAsia="Times New Roman" w:hAnsi="Times New Roman" w:cs="Times New Roman"/>
            <w:b/>
            <w:color w:val="000000" w:themeColor="text1"/>
            <w:sz w:val="24"/>
            <w:szCs w:val="24"/>
          </w:rPr>
          <w:t>hasPrevious</w:t>
        </w:r>
        <w:proofErr w:type="spellEnd"/>
        <w:r w:rsidRPr="004A5736">
          <w:rPr>
            <w:rFonts w:ascii="Times New Roman" w:eastAsia="Times New Roman" w:hAnsi="Times New Roman" w:cs="Times New Roman"/>
            <w:b/>
            <w:color w:val="000000" w:themeColor="text1"/>
            <w:sz w:val="24"/>
            <w:szCs w:val="24"/>
          </w:rPr>
          <w:t>(</w:t>
        </w:r>
        <w:proofErr w:type="gramEnd"/>
        <w:r w:rsidRPr="004A5736">
          <w:rPr>
            <w:rFonts w:ascii="Times New Roman" w:eastAsia="Times New Roman" w:hAnsi="Times New Roman" w:cs="Times New Roman"/>
            <w:b/>
            <w:color w:val="000000" w:themeColor="text1"/>
            <w:sz w:val="24"/>
            <w:szCs w:val="24"/>
          </w:rPr>
          <w:t xml:space="preserve">) and previous() methods. We can add, remove elements of the collection, and can also replace the existing elements with the new element using </w:t>
        </w:r>
        <w:proofErr w:type="spellStart"/>
        <w:r w:rsidRPr="004A5736">
          <w:rPr>
            <w:rFonts w:ascii="Times New Roman" w:eastAsia="Times New Roman" w:hAnsi="Times New Roman" w:cs="Times New Roman"/>
            <w:b/>
            <w:color w:val="000000" w:themeColor="text1"/>
            <w:sz w:val="24"/>
            <w:szCs w:val="24"/>
          </w:rPr>
          <w:t>ListIterator</w:t>
        </w:r>
        <w:proofErr w:type="spellEnd"/>
        <w:r w:rsidRPr="004A5736">
          <w:rPr>
            <w:rFonts w:ascii="Times New Roman" w:eastAsia="Times New Roman" w:hAnsi="Times New Roman" w:cs="Times New Roman"/>
            <w:b/>
            <w:color w:val="000000" w:themeColor="text1"/>
            <w:sz w:val="24"/>
            <w:szCs w:val="24"/>
          </w:rPr>
          <w:t>.</w:t>
        </w:r>
      </w:ins>
    </w:p>
    <w:p w:rsidR="00C3399D" w:rsidRPr="004A5736" w:rsidRDefault="00C3399D" w:rsidP="00C3399D">
      <w:pPr>
        <w:shd w:val="clear" w:color="auto" w:fill="FFFFFF"/>
        <w:spacing w:before="230" w:after="230" w:line="240" w:lineRule="auto"/>
        <w:outlineLvl w:val="1"/>
        <w:rPr>
          <w:ins w:id="15" w:author="Unknown"/>
          <w:rFonts w:ascii="Times New Roman" w:eastAsia="Times New Roman" w:hAnsi="Times New Roman" w:cs="Times New Roman"/>
          <w:b/>
          <w:bCs/>
          <w:color w:val="000000"/>
          <w:sz w:val="24"/>
          <w:szCs w:val="24"/>
        </w:rPr>
      </w:pPr>
      <w:ins w:id="16" w:author="Unknown">
        <w:r w:rsidRPr="004A5736">
          <w:rPr>
            <w:rFonts w:ascii="Times New Roman" w:eastAsia="Times New Roman" w:hAnsi="Times New Roman" w:cs="Times New Roman"/>
            <w:b/>
            <w:bCs/>
            <w:color w:val="000000" w:themeColor="text1"/>
            <w:sz w:val="24"/>
            <w:szCs w:val="24"/>
            <w:u w:val="single"/>
          </w:rPr>
          <w:t>How to create a List in Java?</w:t>
        </w:r>
      </w:ins>
    </w:p>
    <w:p w:rsidR="00C3399D" w:rsidRPr="004A5736" w:rsidRDefault="00C3399D" w:rsidP="00C3399D">
      <w:pPr>
        <w:shd w:val="clear" w:color="auto" w:fill="FFFFFF"/>
        <w:spacing w:after="144" w:line="240" w:lineRule="auto"/>
        <w:rPr>
          <w:ins w:id="17" w:author="Unknown"/>
          <w:rFonts w:ascii="Times New Roman" w:eastAsia="Times New Roman" w:hAnsi="Times New Roman" w:cs="Times New Roman"/>
          <w:color w:val="000000"/>
          <w:sz w:val="24"/>
          <w:szCs w:val="24"/>
        </w:rPr>
      </w:pPr>
      <w:ins w:id="18" w:author="Unknown">
        <w:r w:rsidRPr="004A5736">
          <w:rPr>
            <w:rFonts w:ascii="Times New Roman" w:eastAsia="Times New Roman" w:hAnsi="Times New Roman" w:cs="Times New Roman"/>
            <w:color w:val="000000"/>
            <w:sz w:val="24"/>
            <w:szCs w:val="24"/>
          </w:rPr>
          <w:lastRenderedPageBreak/>
          <w:t xml:space="preserve">To create a list in java, we can use one of its two concrete subclasses: </w:t>
        </w:r>
        <w:proofErr w:type="spellStart"/>
        <w:r w:rsidRPr="004A5736">
          <w:rPr>
            <w:rFonts w:ascii="Times New Roman" w:eastAsia="Times New Roman" w:hAnsi="Times New Roman" w:cs="Times New Roman"/>
            <w:color w:val="000000"/>
            <w:sz w:val="24"/>
            <w:szCs w:val="24"/>
          </w:rPr>
          <w:t>ArrayList</w:t>
        </w:r>
        <w:proofErr w:type="spellEnd"/>
        <w:r w:rsidRPr="004A5736">
          <w:rPr>
            <w:rFonts w:ascii="Times New Roman" w:eastAsia="Times New Roman" w:hAnsi="Times New Roman" w:cs="Times New Roman"/>
            <w:color w:val="000000"/>
            <w:sz w:val="24"/>
            <w:szCs w:val="24"/>
          </w:rPr>
          <w:t xml:space="preserve">, and </w:t>
        </w:r>
        <w:proofErr w:type="spellStart"/>
        <w:r w:rsidRPr="004A5736">
          <w:rPr>
            <w:rFonts w:ascii="Times New Roman" w:eastAsia="Times New Roman" w:hAnsi="Times New Roman" w:cs="Times New Roman"/>
            <w:color w:val="000000"/>
            <w:sz w:val="24"/>
            <w:szCs w:val="24"/>
          </w:rPr>
          <w:t>LinkedList</w:t>
        </w:r>
        <w:proofErr w:type="spellEnd"/>
        <w:r w:rsidRPr="004A5736">
          <w:rPr>
            <w:rFonts w:ascii="Times New Roman" w:eastAsia="Times New Roman" w:hAnsi="Times New Roman" w:cs="Times New Roman"/>
            <w:color w:val="000000"/>
            <w:sz w:val="24"/>
            <w:szCs w:val="24"/>
          </w:rPr>
          <w:t xml:space="preserve">. We will use </w:t>
        </w:r>
        <w:proofErr w:type="spellStart"/>
        <w:r w:rsidRPr="004A5736">
          <w:rPr>
            <w:rFonts w:ascii="Times New Roman" w:eastAsia="Times New Roman" w:hAnsi="Times New Roman" w:cs="Times New Roman"/>
            <w:color w:val="000000"/>
            <w:sz w:val="24"/>
            <w:szCs w:val="24"/>
          </w:rPr>
          <w:t>ArrayList</w:t>
        </w:r>
        <w:proofErr w:type="spellEnd"/>
        <w:r w:rsidRPr="004A5736">
          <w:rPr>
            <w:rFonts w:ascii="Times New Roman" w:eastAsia="Times New Roman" w:hAnsi="Times New Roman" w:cs="Times New Roman"/>
            <w:color w:val="000000"/>
            <w:sz w:val="24"/>
            <w:szCs w:val="24"/>
          </w:rPr>
          <w:t xml:space="preserve"> to create a list and test methods provided by list interface in the program section.</w:t>
        </w:r>
      </w:ins>
    </w:p>
    <w:p w:rsidR="00C3399D" w:rsidRPr="004A5736" w:rsidRDefault="00C3399D" w:rsidP="00C3399D">
      <w:pPr>
        <w:shd w:val="clear" w:color="auto" w:fill="FFFFFF"/>
        <w:spacing w:after="144" w:line="240" w:lineRule="auto"/>
        <w:rPr>
          <w:ins w:id="19" w:author="Unknown"/>
          <w:rFonts w:ascii="Times New Roman" w:eastAsia="Times New Roman" w:hAnsi="Times New Roman" w:cs="Times New Roman"/>
          <w:color w:val="000000"/>
          <w:sz w:val="24"/>
          <w:szCs w:val="24"/>
        </w:rPr>
      </w:pPr>
      <w:ins w:id="20" w:author="Unknown">
        <w:r w:rsidRPr="004A5736">
          <w:rPr>
            <w:rFonts w:ascii="Times New Roman" w:eastAsia="Times New Roman" w:hAnsi="Times New Roman" w:cs="Times New Roman"/>
            <w:color w:val="000000"/>
            <w:sz w:val="24"/>
            <w:szCs w:val="24"/>
          </w:rPr>
          <w:t xml:space="preserve">List p = new </w:t>
        </w:r>
        <w:proofErr w:type="spellStart"/>
        <w:proofErr w:type="gramStart"/>
        <w:r w:rsidRPr="004A5736">
          <w:rPr>
            <w:rFonts w:ascii="Times New Roman" w:eastAsia="Times New Roman" w:hAnsi="Times New Roman" w:cs="Times New Roman"/>
            <w:color w:val="000000"/>
            <w:sz w:val="24"/>
            <w:szCs w:val="24"/>
          </w:rPr>
          <w:t>ArrayList</w:t>
        </w:r>
        <w:proofErr w:type="spellEnd"/>
        <w:r w:rsidRPr="004A5736">
          <w:rPr>
            <w:rFonts w:ascii="Times New Roman" w:eastAsia="Times New Roman" w:hAnsi="Times New Roman" w:cs="Times New Roman"/>
            <w:color w:val="000000"/>
            <w:sz w:val="24"/>
            <w:szCs w:val="24"/>
          </w:rPr>
          <w:t>(</w:t>
        </w:r>
        <w:proofErr w:type="gramEnd"/>
        <w:r w:rsidRPr="004A5736">
          <w:rPr>
            <w:rFonts w:ascii="Times New Roman" w:eastAsia="Times New Roman" w:hAnsi="Times New Roman" w:cs="Times New Roman"/>
            <w:color w:val="000000"/>
            <w:sz w:val="24"/>
            <w:szCs w:val="24"/>
          </w:rPr>
          <w:t>);</w:t>
        </w:r>
      </w:ins>
    </w:p>
    <w:p w:rsidR="00C3399D" w:rsidRPr="004A5736" w:rsidRDefault="00C3399D" w:rsidP="00C3399D">
      <w:pPr>
        <w:shd w:val="clear" w:color="auto" w:fill="FFFFFF"/>
        <w:spacing w:after="144" w:line="240" w:lineRule="auto"/>
        <w:rPr>
          <w:ins w:id="21" w:author="Unknown"/>
          <w:rFonts w:ascii="Times New Roman" w:eastAsia="Times New Roman" w:hAnsi="Times New Roman" w:cs="Times New Roman"/>
          <w:color w:val="000000"/>
          <w:sz w:val="24"/>
          <w:szCs w:val="24"/>
        </w:rPr>
      </w:pPr>
      <w:ins w:id="22" w:author="Unknown">
        <w:r w:rsidRPr="004A5736">
          <w:rPr>
            <w:rFonts w:ascii="Times New Roman" w:eastAsia="Times New Roman" w:hAnsi="Times New Roman" w:cs="Times New Roman"/>
            <w:color w:val="000000"/>
            <w:sz w:val="24"/>
            <w:szCs w:val="24"/>
          </w:rPr>
          <w:t xml:space="preserve">List q = new </w:t>
        </w:r>
        <w:proofErr w:type="spellStart"/>
        <w:proofErr w:type="gramStart"/>
        <w:r w:rsidRPr="004A5736">
          <w:rPr>
            <w:rFonts w:ascii="Times New Roman" w:eastAsia="Times New Roman" w:hAnsi="Times New Roman" w:cs="Times New Roman"/>
            <w:color w:val="000000"/>
            <w:sz w:val="24"/>
            <w:szCs w:val="24"/>
          </w:rPr>
          <w:t>LinkedList</w:t>
        </w:r>
        <w:proofErr w:type="spellEnd"/>
        <w:r w:rsidRPr="004A5736">
          <w:rPr>
            <w:rFonts w:ascii="Times New Roman" w:eastAsia="Times New Roman" w:hAnsi="Times New Roman" w:cs="Times New Roman"/>
            <w:color w:val="000000"/>
            <w:sz w:val="24"/>
            <w:szCs w:val="24"/>
          </w:rPr>
          <w:t>(</w:t>
        </w:r>
        <w:proofErr w:type="gramEnd"/>
        <w:r w:rsidRPr="004A5736">
          <w:rPr>
            <w:rFonts w:ascii="Times New Roman" w:eastAsia="Times New Roman" w:hAnsi="Times New Roman" w:cs="Times New Roman"/>
            <w:color w:val="000000"/>
            <w:sz w:val="24"/>
            <w:szCs w:val="24"/>
          </w:rPr>
          <w:t>);</w:t>
        </w:r>
      </w:ins>
    </w:p>
    <w:p w:rsidR="00C3399D" w:rsidRPr="004A5736" w:rsidRDefault="00C3399D" w:rsidP="00C3399D">
      <w:pPr>
        <w:shd w:val="clear" w:color="auto" w:fill="FFFFFF"/>
        <w:spacing w:after="144" w:line="240" w:lineRule="auto"/>
        <w:rPr>
          <w:ins w:id="23" w:author="Unknown"/>
          <w:rFonts w:ascii="Times New Roman" w:eastAsia="Times New Roman" w:hAnsi="Times New Roman" w:cs="Times New Roman"/>
          <w:color w:val="000000"/>
          <w:sz w:val="24"/>
          <w:szCs w:val="24"/>
        </w:rPr>
      </w:pPr>
      <w:ins w:id="24" w:author="Unknown">
        <w:r w:rsidRPr="004A5736">
          <w:rPr>
            <w:rFonts w:ascii="Times New Roman" w:eastAsia="Times New Roman" w:hAnsi="Times New Roman" w:cs="Times New Roman"/>
            <w:color w:val="000000"/>
            <w:sz w:val="24"/>
            <w:szCs w:val="24"/>
          </w:rPr>
          <w:t xml:space="preserve">List r = new </w:t>
        </w:r>
        <w:proofErr w:type="gramStart"/>
        <w:r w:rsidRPr="004A5736">
          <w:rPr>
            <w:rFonts w:ascii="Times New Roman" w:eastAsia="Times New Roman" w:hAnsi="Times New Roman" w:cs="Times New Roman"/>
            <w:color w:val="000000"/>
            <w:sz w:val="24"/>
            <w:szCs w:val="24"/>
          </w:rPr>
          <w:t>Vector(</w:t>
        </w:r>
        <w:proofErr w:type="gramEnd"/>
        <w:r w:rsidRPr="004A5736">
          <w:rPr>
            <w:rFonts w:ascii="Times New Roman" w:eastAsia="Times New Roman" w:hAnsi="Times New Roman" w:cs="Times New Roman"/>
            <w:color w:val="000000"/>
            <w:sz w:val="24"/>
            <w:szCs w:val="24"/>
          </w:rPr>
          <w:t>);</w:t>
        </w:r>
      </w:ins>
    </w:p>
    <w:p w:rsidR="00C3399D" w:rsidRPr="004A5736" w:rsidRDefault="00C3399D" w:rsidP="00C3399D">
      <w:pPr>
        <w:shd w:val="clear" w:color="auto" w:fill="FFFFFF"/>
        <w:spacing w:after="144" w:line="240" w:lineRule="auto"/>
        <w:rPr>
          <w:ins w:id="25" w:author="Unknown"/>
          <w:rFonts w:ascii="Times New Roman" w:eastAsia="Times New Roman" w:hAnsi="Times New Roman" w:cs="Times New Roman"/>
          <w:color w:val="000000"/>
          <w:sz w:val="24"/>
          <w:szCs w:val="24"/>
        </w:rPr>
      </w:pPr>
      <w:ins w:id="26" w:author="Unknown">
        <w:r w:rsidRPr="004A5736">
          <w:rPr>
            <w:rFonts w:ascii="Times New Roman" w:eastAsia="Times New Roman" w:hAnsi="Times New Roman" w:cs="Times New Roman"/>
            <w:color w:val="000000"/>
            <w:sz w:val="24"/>
            <w:szCs w:val="24"/>
          </w:rPr>
          <w:t xml:space="preserve">List s = new </w:t>
        </w:r>
        <w:proofErr w:type="gramStart"/>
        <w:r w:rsidRPr="004A5736">
          <w:rPr>
            <w:rFonts w:ascii="Times New Roman" w:eastAsia="Times New Roman" w:hAnsi="Times New Roman" w:cs="Times New Roman"/>
            <w:color w:val="000000"/>
            <w:sz w:val="24"/>
            <w:szCs w:val="24"/>
          </w:rPr>
          <w:t>Stack(</w:t>
        </w:r>
        <w:proofErr w:type="gramEnd"/>
        <w:r w:rsidRPr="004A5736">
          <w:rPr>
            <w:rFonts w:ascii="Times New Roman" w:eastAsia="Times New Roman" w:hAnsi="Times New Roman" w:cs="Times New Roman"/>
            <w:color w:val="000000"/>
            <w:sz w:val="24"/>
            <w:szCs w:val="24"/>
          </w:rPr>
          <w:t>);</w:t>
        </w:r>
      </w:ins>
    </w:p>
    <w:p w:rsidR="00C3399D" w:rsidRPr="004A5736" w:rsidRDefault="00C3399D" w:rsidP="00C3399D">
      <w:pPr>
        <w:shd w:val="clear" w:color="auto" w:fill="FFFFFF"/>
        <w:spacing w:before="230" w:after="230" w:line="240" w:lineRule="auto"/>
        <w:outlineLvl w:val="1"/>
        <w:rPr>
          <w:ins w:id="27" w:author="Unknown"/>
          <w:rFonts w:ascii="Times New Roman" w:eastAsia="Times New Roman" w:hAnsi="Times New Roman" w:cs="Times New Roman"/>
          <w:b/>
          <w:bCs/>
          <w:color w:val="000000"/>
          <w:sz w:val="24"/>
          <w:szCs w:val="24"/>
        </w:rPr>
      </w:pPr>
      <w:ins w:id="28" w:author="Unknown">
        <w:r w:rsidRPr="004A5736">
          <w:rPr>
            <w:rFonts w:ascii="Times New Roman" w:eastAsia="Times New Roman" w:hAnsi="Times New Roman" w:cs="Times New Roman"/>
            <w:b/>
            <w:bCs/>
            <w:color w:val="000000"/>
            <w:sz w:val="24"/>
            <w:szCs w:val="24"/>
          </w:rPr>
          <w:t>How to create Generic List Object in Java</w:t>
        </w:r>
      </w:ins>
    </w:p>
    <w:p w:rsidR="00C3399D" w:rsidRPr="004A5736" w:rsidRDefault="00C3399D" w:rsidP="00C3399D">
      <w:pPr>
        <w:shd w:val="clear" w:color="auto" w:fill="FFFFFF"/>
        <w:spacing w:after="144" w:line="240" w:lineRule="auto"/>
        <w:rPr>
          <w:ins w:id="29" w:author="Unknown"/>
          <w:rFonts w:ascii="Times New Roman" w:eastAsia="Times New Roman" w:hAnsi="Times New Roman" w:cs="Times New Roman"/>
          <w:color w:val="000000"/>
          <w:sz w:val="24"/>
          <w:szCs w:val="24"/>
        </w:rPr>
      </w:pPr>
      <w:ins w:id="30" w:author="Unknown">
        <w:r w:rsidRPr="004A5736">
          <w:rPr>
            <w:rFonts w:ascii="Times New Roman" w:eastAsia="Times New Roman" w:hAnsi="Times New Roman" w:cs="Times New Roman"/>
            <w:color w:val="000000"/>
            <w:sz w:val="24"/>
            <w:szCs w:val="24"/>
          </w:rPr>
          <w:t>After the introduction of Generic in Java 1.5, we can restrict the type of object that can be stored in the list. The general syntax for creating a list of objects with a generic type parameter is as follows:</w:t>
        </w:r>
      </w:ins>
    </w:p>
    <w:p w:rsidR="00C3399D" w:rsidRPr="004A5736" w:rsidRDefault="00C3399D" w:rsidP="00C3399D">
      <w:pPr>
        <w:shd w:val="clear" w:color="auto" w:fill="FFFFFF"/>
        <w:spacing w:after="144" w:line="240" w:lineRule="auto"/>
        <w:rPr>
          <w:ins w:id="31" w:author="Unknown"/>
          <w:rFonts w:ascii="Times New Roman" w:eastAsia="Times New Roman" w:hAnsi="Times New Roman" w:cs="Times New Roman"/>
          <w:color w:val="000000"/>
          <w:sz w:val="24"/>
          <w:szCs w:val="24"/>
        </w:rPr>
      </w:pPr>
      <w:ins w:id="32" w:author="Unknown">
        <w:r w:rsidRPr="004A5736">
          <w:rPr>
            <w:rFonts w:ascii="Times New Roman" w:eastAsia="Times New Roman" w:hAnsi="Times New Roman" w:cs="Times New Roman"/>
            <w:color w:val="000000"/>
            <w:sz w:val="24"/>
            <w:szCs w:val="24"/>
          </w:rPr>
          <w:t xml:space="preserve">1. List&lt;data type&gt; list = new </w:t>
        </w:r>
        <w:proofErr w:type="spellStart"/>
        <w:r w:rsidRPr="004A5736">
          <w:rPr>
            <w:rFonts w:ascii="Times New Roman" w:eastAsia="Times New Roman" w:hAnsi="Times New Roman" w:cs="Times New Roman"/>
            <w:color w:val="000000"/>
            <w:sz w:val="24"/>
            <w:szCs w:val="24"/>
          </w:rPr>
          <w:t>ArrayList</w:t>
        </w:r>
        <w:proofErr w:type="spellEnd"/>
        <w:r w:rsidRPr="004A5736">
          <w:rPr>
            <w:rFonts w:ascii="Times New Roman" w:eastAsia="Times New Roman" w:hAnsi="Times New Roman" w:cs="Times New Roman"/>
            <w:color w:val="000000"/>
            <w:sz w:val="24"/>
            <w:szCs w:val="24"/>
          </w:rPr>
          <w:t>&lt;data type</w:t>
        </w:r>
        <w:proofErr w:type="gramStart"/>
        <w:r w:rsidRPr="004A5736">
          <w:rPr>
            <w:rFonts w:ascii="Times New Roman" w:eastAsia="Times New Roman" w:hAnsi="Times New Roman" w:cs="Times New Roman"/>
            <w:color w:val="000000"/>
            <w:sz w:val="24"/>
            <w:szCs w:val="24"/>
          </w:rPr>
          <w:t>&gt;(</w:t>
        </w:r>
        <w:proofErr w:type="gramEnd"/>
        <w:r w:rsidRPr="004A5736">
          <w:rPr>
            <w:rFonts w:ascii="Times New Roman" w:eastAsia="Times New Roman" w:hAnsi="Times New Roman" w:cs="Times New Roman"/>
            <w:color w:val="000000"/>
            <w:sz w:val="24"/>
            <w:szCs w:val="24"/>
          </w:rPr>
          <w:t xml:space="preserve">); // General </w:t>
        </w:r>
        <w:proofErr w:type="spellStart"/>
        <w:r w:rsidRPr="004A5736">
          <w:rPr>
            <w:rFonts w:ascii="Times New Roman" w:eastAsia="Times New Roman" w:hAnsi="Times New Roman" w:cs="Times New Roman"/>
            <w:color w:val="000000"/>
            <w:sz w:val="24"/>
            <w:szCs w:val="24"/>
          </w:rPr>
          <w:t>sysntax</w:t>
        </w:r>
        <w:proofErr w:type="spellEnd"/>
        <w:r w:rsidRPr="004A5736">
          <w:rPr>
            <w:rFonts w:ascii="Times New Roman" w:eastAsia="Times New Roman" w:hAnsi="Times New Roman" w:cs="Times New Roman"/>
            <w:color w:val="000000"/>
            <w:sz w:val="24"/>
            <w:szCs w:val="24"/>
          </w:rPr>
          <w:t>.</w:t>
        </w:r>
      </w:ins>
    </w:p>
    <w:p w:rsidR="00C3399D" w:rsidRPr="004A5736" w:rsidRDefault="00C3399D" w:rsidP="00C3399D">
      <w:pPr>
        <w:shd w:val="clear" w:color="auto" w:fill="FFFFFF"/>
        <w:spacing w:after="144" w:line="240" w:lineRule="auto"/>
        <w:rPr>
          <w:ins w:id="33" w:author="Unknown"/>
          <w:rFonts w:ascii="Times New Roman" w:eastAsia="Times New Roman" w:hAnsi="Times New Roman" w:cs="Times New Roman"/>
          <w:color w:val="000000"/>
          <w:sz w:val="24"/>
          <w:szCs w:val="24"/>
        </w:rPr>
      </w:pPr>
    </w:p>
    <w:p w:rsidR="00C3399D" w:rsidRPr="004A5736" w:rsidRDefault="00C3399D" w:rsidP="00C3399D">
      <w:pPr>
        <w:shd w:val="clear" w:color="auto" w:fill="FFFFFF"/>
        <w:spacing w:after="144" w:line="240" w:lineRule="auto"/>
        <w:rPr>
          <w:ins w:id="34" w:author="Unknown"/>
          <w:rFonts w:ascii="Times New Roman" w:eastAsia="Times New Roman" w:hAnsi="Times New Roman" w:cs="Times New Roman"/>
          <w:color w:val="000000"/>
          <w:sz w:val="24"/>
          <w:szCs w:val="24"/>
        </w:rPr>
      </w:pPr>
      <w:ins w:id="35" w:author="Unknown">
        <w:r w:rsidRPr="004A5736">
          <w:rPr>
            <w:rFonts w:ascii="Times New Roman" w:eastAsia="Times New Roman" w:hAnsi="Times New Roman" w:cs="Times New Roman"/>
            <w:color w:val="000000"/>
            <w:sz w:val="24"/>
            <w:szCs w:val="24"/>
          </w:rPr>
          <w:t>For example:</w:t>
        </w:r>
      </w:ins>
    </w:p>
    <w:p w:rsidR="00C3399D" w:rsidRPr="004A5736" w:rsidRDefault="00C3399D" w:rsidP="00C3399D">
      <w:pPr>
        <w:shd w:val="clear" w:color="auto" w:fill="FFFFFF"/>
        <w:spacing w:after="144" w:line="240" w:lineRule="auto"/>
        <w:rPr>
          <w:ins w:id="36" w:author="Unknown"/>
          <w:rFonts w:ascii="Times New Roman" w:eastAsia="Times New Roman" w:hAnsi="Times New Roman" w:cs="Times New Roman"/>
          <w:color w:val="000000"/>
          <w:sz w:val="24"/>
          <w:szCs w:val="24"/>
        </w:rPr>
      </w:pPr>
      <w:ins w:id="37" w:author="Unknown">
        <w:r w:rsidRPr="004A5736">
          <w:rPr>
            <w:rFonts w:ascii="Times New Roman" w:eastAsia="Times New Roman" w:hAnsi="Times New Roman" w:cs="Times New Roman"/>
            <w:color w:val="000000"/>
            <w:sz w:val="24"/>
            <w:szCs w:val="24"/>
          </w:rPr>
          <w:t xml:space="preserve"> List&lt;String&gt; list = new </w:t>
        </w:r>
        <w:proofErr w:type="spellStart"/>
        <w:r w:rsidRPr="004A5736">
          <w:rPr>
            <w:rFonts w:ascii="Times New Roman" w:eastAsia="Times New Roman" w:hAnsi="Times New Roman" w:cs="Times New Roman"/>
            <w:color w:val="000000"/>
            <w:sz w:val="24"/>
            <w:szCs w:val="24"/>
          </w:rPr>
          <w:t>ArrayList</w:t>
        </w:r>
        <w:proofErr w:type="spellEnd"/>
        <w:r w:rsidRPr="004A5736">
          <w:rPr>
            <w:rFonts w:ascii="Times New Roman" w:eastAsia="Times New Roman" w:hAnsi="Times New Roman" w:cs="Times New Roman"/>
            <w:color w:val="000000"/>
            <w:sz w:val="24"/>
            <w:szCs w:val="24"/>
          </w:rPr>
          <w:t>&lt;String</w:t>
        </w:r>
        <w:proofErr w:type="gramStart"/>
        <w:r w:rsidRPr="004A5736">
          <w:rPr>
            <w:rFonts w:ascii="Times New Roman" w:eastAsia="Times New Roman" w:hAnsi="Times New Roman" w:cs="Times New Roman"/>
            <w:color w:val="000000"/>
            <w:sz w:val="24"/>
            <w:szCs w:val="24"/>
          </w:rPr>
          <w:t>&gt;(</w:t>
        </w:r>
        <w:proofErr w:type="gramEnd"/>
        <w:r w:rsidRPr="004A5736">
          <w:rPr>
            <w:rFonts w:ascii="Times New Roman" w:eastAsia="Times New Roman" w:hAnsi="Times New Roman" w:cs="Times New Roman"/>
            <w:color w:val="000000"/>
            <w:sz w:val="24"/>
            <w:szCs w:val="24"/>
          </w:rPr>
          <w:t xml:space="preserve">); // Creating a list of objects of String type using </w:t>
        </w:r>
        <w:proofErr w:type="spellStart"/>
        <w:r w:rsidRPr="004A5736">
          <w:rPr>
            <w:rFonts w:ascii="Times New Roman" w:eastAsia="Times New Roman" w:hAnsi="Times New Roman" w:cs="Times New Roman"/>
            <w:color w:val="000000"/>
            <w:sz w:val="24"/>
            <w:szCs w:val="24"/>
          </w:rPr>
          <w:t>ArrayList</w:t>
        </w:r>
        <w:proofErr w:type="spellEnd"/>
        <w:r w:rsidRPr="004A5736">
          <w:rPr>
            <w:rFonts w:ascii="Times New Roman" w:eastAsia="Times New Roman" w:hAnsi="Times New Roman" w:cs="Times New Roman"/>
            <w:color w:val="000000"/>
            <w:sz w:val="24"/>
            <w:szCs w:val="24"/>
          </w:rPr>
          <w:t>.</w:t>
        </w:r>
      </w:ins>
    </w:p>
    <w:p w:rsidR="00C3399D" w:rsidRPr="004A5736" w:rsidRDefault="00C3399D" w:rsidP="00C3399D">
      <w:pPr>
        <w:shd w:val="clear" w:color="auto" w:fill="FFFFFF"/>
        <w:spacing w:after="144" w:line="240" w:lineRule="auto"/>
        <w:rPr>
          <w:ins w:id="38" w:author="Unknown"/>
          <w:rFonts w:ascii="Times New Roman" w:eastAsia="Times New Roman" w:hAnsi="Times New Roman" w:cs="Times New Roman"/>
          <w:color w:val="000000"/>
          <w:sz w:val="24"/>
          <w:szCs w:val="24"/>
        </w:rPr>
      </w:pPr>
      <w:ins w:id="39" w:author="Unknown">
        <w:r w:rsidRPr="004A5736">
          <w:rPr>
            <w:rFonts w:ascii="Times New Roman" w:eastAsia="Times New Roman" w:hAnsi="Times New Roman" w:cs="Times New Roman"/>
            <w:color w:val="000000"/>
            <w:sz w:val="24"/>
            <w:szCs w:val="24"/>
          </w:rPr>
          <w:t xml:space="preserve">   List&lt;Integer&gt; list = new </w:t>
        </w:r>
        <w:proofErr w:type="spellStart"/>
        <w:r w:rsidRPr="004A5736">
          <w:rPr>
            <w:rFonts w:ascii="Times New Roman" w:eastAsia="Times New Roman" w:hAnsi="Times New Roman" w:cs="Times New Roman"/>
            <w:color w:val="000000"/>
            <w:sz w:val="24"/>
            <w:szCs w:val="24"/>
          </w:rPr>
          <w:t>LinkedList</w:t>
        </w:r>
        <w:proofErr w:type="spellEnd"/>
        <w:r w:rsidRPr="004A5736">
          <w:rPr>
            <w:rFonts w:ascii="Times New Roman" w:eastAsia="Times New Roman" w:hAnsi="Times New Roman" w:cs="Times New Roman"/>
            <w:color w:val="000000"/>
            <w:sz w:val="24"/>
            <w:szCs w:val="24"/>
          </w:rPr>
          <w:t>&lt;Integer</w:t>
        </w:r>
        <w:proofErr w:type="gramStart"/>
        <w:r w:rsidRPr="004A5736">
          <w:rPr>
            <w:rFonts w:ascii="Times New Roman" w:eastAsia="Times New Roman" w:hAnsi="Times New Roman" w:cs="Times New Roman"/>
            <w:color w:val="000000"/>
            <w:sz w:val="24"/>
            <w:szCs w:val="24"/>
          </w:rPr>
          <w:t>&gt;(</w:t>
        </w:r>
        <w:proofErr w:type="gramEnd"/>
        <w:r w:rsidRPr="004A5736">
          <w:rPr>
            <w:rFonts w:ascii="Times New Roman" w:eastAsia="Times New Roman" w:hAnsi="Times New Roman" w:cs="Times New Roman"/>
            <w:color w:val="000000"/>
            <w:sz w:val="24"/>
            <w:szCs w:val="24"/>
          </w:rPr>
          <w:t xml:space="preserve">); Creating a list of objects of Integer type using </w:t>
        </w:r>
        <w:proofErr w:type="spellStart"/>
        <w:r w:rsidRPr="004A5736">
          <w:rPr>
            <w:rFonts w:ascii="Times New Roman" w:eastAsia="Times New Roman" w:hAnsi="Times New Roman" w:cs="Times New Roman"/>
            <w:color w:val="000000"/>
            <w:sz w:val="24"/>
            <w:szCs w:val="24"/>
          </w:rPr>
          <w:t>LinkedList</w:t>
        </w:r>
        <w:proofErr w:type="spellEnd"/>
        <w:r w:rsidRPr="004A5736">
          <w:rPr>
            <w:rFonts w:ascii="Times New Roman" w:eastAsia="Times New Roman" w:hAnsi="Times New Roman" w:cs="Times New Roman"/>
            <w:color w:val="000000"/>
            <w:sz w:val="24"/>
            <w:szCs w:val="24"/>
          </w:rPr>
          <w:t>.</w:t>
        </w:r>
      </w:ins>
    </w:p>
    <w:p w:rsidR="00C3399D" w:rsidRPr="004A5736" w:rsidRDefault="00C3399D" w:rsidP="00C3399D">
      <w:pPr>
        <w:shd w:val="clear" w:color="auto" w:fill="FFFFFF"/>
        <w:spacing w:after="144" w:line="240" w:lineRule="auto"/>
        <w:rPr>
          <w:ins w:id="40" w:author="Unknown"/>
          <w:rFonts w:ascii="Times New Roman" w:eastAsia="Times New Roman" w:hAnsi="Times New Roman" w:cs="Times New Roman"/>
          <w:color w:val="000000"/>
          <w:sz w:val="24"/>
          <w:szCs w:val="24"/>
        </w:rPr>
      </w:pPr>
      <w:ins w:id="41" w:author="Unknown">
        <w:r w:rsidRPr="004A5736">
          <w:rPr>
            <w:rFonts w:ascii="Times New Roman" w:eastAsia="Times New Roman" w:hAnsi="Times New Roman" w:cs="Times New Roman"/>
            <w:color w:val="000000"/>
            <w:sz w:val="24"/>
            <w:szCs w:val="24"/>
          </w:rPr>
          <w:t xml:space="preserve">   List&lt;String&gt; list1 = new </w:t>
        </w:r>
        <w:proofErr w:type="spellStart"/>
        <w:r w:rsidRPr="004A5736">
          <w:rPr>
            <w:rFonts w:ascii="Times New Roman" w:eastAsia="Times New Roman" w:hAnsi="Times New Roman" w:cs="Times New Roman"/>
            <w:color w:val="000000"/>
            <w:sz w:val="24"/>
            <w:szCs w:val="24"/>
          </w:rPr>
          <w:t>LinkedList</w:t>
        </w:r>
        <w:proofErr w:type="spellEnd"/>
        <w:r w:rsidRPr="004A5736">
          <w:rPr>
            <w:rFonts w:ascii="Times New Roman" w:eastAsia="Times New Roman" w:hAnsi="Times New Roman" w:cs="Times New Roman"/>
            <w:color w:val="000000"/>
            <w:sz w:val="24"/>
            <w:szCs w:val="24"/>
          </w:rPr>
          <w:t>&lt;String</w:t>
        </w:r>
        <w:proofErr w:type="gramStart"/>
        <w:r w:rsidRPr="004A5736">
          <w:rPr>
            <w:rFonts w:ascii="Times New Roman" w:eastAsia="Times New Roman" w:hAnsi="Times New Roman" w:cs="Times New Roman"/>
            <w:color w:val="000000"/>
            <w:sz w:val="24"/>
            <w:szCs w:val="24"/>
          </w:rPr>
          <w:t>&gt;(</w:t>
        </w:r>
        <w:proofErr w:type="gramEnd"/>
        <w:r w:rsidRPr="004A5736">
          <w:rPr>
            <w:rFonts w:ascii="Times New Roman" w:eastAsia="Times New Roman" w:hAnsi="Times New Roman" w:cs="Times New Roman"/>
            <w:color w:val="000000"/>
            <w:sz w:val="24"/>
            <w:szCs w:val="24"/>
          </w:rPr>
          <w:t>);</w:t>
        </w:r>
      </w:ins>
    </w:p>
    <w:p w:rsidR="00C3399D" w:rsidRPr="004A5736" w:rsidRDefault="00C3399D" w:rsidP="00C3399D">
      <w:pPr>
        <w:shd w:val="clear" w:color="auto" w:fill="FFFFFF"/>
        <w:spacing w:after="144" w:line="240" w:lineRule="auto"/>
        <w:rPr>
          <w:ins w:id="42" w:author="Unknown"/>
          <w:rFonts w:ascii="Times New Roman" w:eastAsia="Times New Roman" w:hAnsi="Times New Roman" w:cs="Times New Roman"/>
          <w:color w:val="000000"/>
          <w:sz w:val="24"/>
          <w:szCs w:val="24"/>
        </w:rPr>
      </w:pPr>
      <w:ins w:id="43" w:author="Unknown">
        <w:r w:rsidRPr="004A5736">
          <w:rPr>
            <w:rFonts w:ascii="Times New Roman" w:eastAsia="Times New Roman" w:hAnsi="Times New Roman" w:cs="Times New Roman"/>
            <w:color w:val="000000"/>
            <w:sz w:val="24"/>
            <w:szCs w:val="24"/>
          </w:rPr>
          <w:t>   d. List&lt;</w:t>
        </w:r>
        <w:proofErr w:type="spellStart"/>
        <w:r w:rsidRPr="004A5736">
          <w:rPr>
            <w:rFonts w:ascii="Times New Roman" w:eastAsia="Times New Roman" w:hAnsi="Times New Roman" w:cs="Times New Roman"/>
            <w:color w:val="000000"/>
            <w:sz w:val="24"/>
            <w:szCs w:val="24"/>
          </w:rPr>
          <w:t>obj</w:t>
        </w:r>
        <w:proofErr w:type="spellEnd"/>
        <w:r w:rsidRPr="004A5736">
          <w:rPr>
            <w:rFonts w:ascii="Times New Roman" w:eastAsia="Times New Roman" w:hAnsi="Times New Roman" w:cs="Times New Roman"/>
            <w:color w:val="000000"/>
            <w:sz w:val="24"/>
            <w:szCs w:val="24"/>
          </w:rPr>
          <w:t xml:space="preserve">&gt; list = new </w:t>
        </w:r>
        <w:proofErr w:type="spellStart"/>
        <w:r w:rsidRPr="004A5736">
          <w:rPr>
            <w:rFonts w:ascii="Times New Roman" w:eastAsia="Times New Roman" w:hAnsi="Times New Roman" w:cs="Times New Roman"/>
            <w:color w:val="000000"/>
            <w:sz w:val="24"/>
            <w:szCs w:val="24"/>
          </w:rPr>
          <w:t>ArrayList</w:t>
        </w:r>
        <w:proofErr w:type="spellEnd"/>
        <w:r w:rsidRPr="004A5736">
          <w:rPr>
            <w:rFonts w:ascii="Times New Roman" w:eastAsia="Times New Roman" w:hAnsi="Times New Roman" w:cs="Times New Roman"/>
            <w:color w:val="000000"/>
            <w:sz w:val="24"/>
            <w:szCs w:val="24"/>
          </w:rPr>
          <w:t>&lt;</w:t>
        </w:r>
        <w:proofErr w:type="spellStart"/>
        <w:r w:rsidRPr="004A5736">
          <w:rPr>
            <w:rFonts w:ascii="Times New Roman" w:eastAsia="Times New Roman" w:hAnsi="Times New Roman" w:cs="Times New Roman"/>
            <w:color w:val="000000"/>
            <w:sz w:val="24"/>
            <w:szCs w:val="24"/>
          </w:rPr>
          <w:t>obj</w:t>
        </w:r>
        <w:proofErr w:type="spellEnd"/>
        <w:proofErr w:type="gramStart"/>
        <w:r w:rsidRPr="004A5736">
          <w:rPr>
            <w:rFonts w:ascii="Times New Roman" w:eastAsia="Times New Roman" w:hAnsi="Times New Roman" w:cs="Times New Roman"/>
            <w:color w:val="000000"/>
            <w:sz w:val="24"/>
            <w:szCs w:val="24"/>
          </w:rPr>
          <w:t>&gt;(</w:t>
        </w:r>
        <w:proofErr w:type="gramEnd"/>
        <w:r w:rsidRPr="004A5736">
          <w:rPr>
            <w:rFonts w:ascii="Times New Roman" w:eastAsia="Times New Roman" w:hAnsi="Times New Roman" w:cs="Times New Roman"/>
            <w:color w:val="000000"/>
            <w:sz w:val="24"/>
            <w:szCs w:val="24"/>
          </w:rPr>
          <w:t xml:space="preserve">); // </w:t>
        </w:r>
        <w:proofErr w:type="spellStart"/>
        <w:r w:rsidRPr="004A5736">
          <w:rPr>
            <w:rFonts w:ascii="Times New Roman" w:eastAsia="Times New Roman" w:hAnsi="Times New Roman" w:cs="Times New Roman"/>
            <w:color w:val="000000"/>
            <w:sz w:val="24"/>
            <w:szCs w:val="24"/>
          </w:rPr>
          <w:t>obj</w:t>
        </w:r>
        <w:proofErr w:type="spellEnd"/>
        <w:r w:rsidRPr="004A5736">
          <w:rPr>
            <w:rFonts w:ascii="Times New Roman" w:eastAsia="Times New Roman" w:hAnsi="Times New Roman" w:cs="Times New Roman"/>
            <w:color w:val="000000"/>
            <w:sz w:val="24"/>
            <w:szCs w:val="24"/>
          </w:rPr>
          <w:t xml:space="preserve"> is the type of object.</w:t>
        </w:r>
      </w:ins>
    </w:p>
    <w:p w:rsidR="00C3399D" w:rsidRPr="004A5736" w:rsidRDefault="00C3399D" w:rsidP="00C3399D">
      <w:pPr>
        <w:shd w:val="clear" w:color="auto" w:fill="FFFFFF"/>
        <w:spacing w:after="144" w:line="240" w:lineRule="auto"/>
        <w:rPr>
          <w:ins w:id="44" w:author="Unknown"/>
          <w:rFonts w:ascii="Times New Roman" w:eastAsia="Times New Roman" w:hAnsi="Times New Roman" w:cs="Times New Roman"/>
          <w:color w:val="000000"/>
          <w:sz w:val="24"/>
          <w:szCs w:val="24"/>
        </w:rPr>
      </w:pPr>
    </w:p>
    <w:p w:rsidR="00C3399D" w:rsidRPr="004A5736" w:rsidRDefault="00C3399D" w:rsidP="00C3399D">
      <w:pPr>
        <w:shd w:val="clear" w:color="auto" w:fill="FFFFFF"/>
        <w:spacing w:after="144" w:line="240" w:lineRule="auto"/>
        <w:rPr>
          <w:ins w:id="45" w:author="Unknown"/>
          <w:rFonts w:ascii="Times New Roman" w:eastAsia="Times New Roman" w:hAnsi="Times New Roman" w:cs="Times New Roman"/>
          <w:color w:val="000000"/>
          <w:sz w:val="24"/>
          <w:szCs w:val="24"/>
        </w:rPr>
      </w:pPr>
      <w:ins w:id="46" w:author="Unknown">
        <w:r w:rsidRPr="004A5736">
          <w:rPr>
            <w:rFonts w:ascii="Times New Roman" w:eastAsia="Times New Roman" w:hAnsi="Times New Roman" w:cs="Times New Roman"/>
            <w:color w:val="000000"/>
            <w:sz w:val="24"/>
            <w:szCs w:val="24"/>
          </w:rPr>
          <w:t>For example:</w:t>
        </w:r>
      </w:ins>
    </w:p>
    <w:p w:rsidR="00C3399D" w:rsidRPr="004A5736" w:rsidRDefault="00C3399D" w:rsidP="00C3399D">
      <w:pPr>
        <w:shd w:val="clear" w:color="auto" w:fill="FFFFFF"/>
        <w:spacing w:after="144" w:line="240" w:lineRule="auto"/>
        <w:rPr>
          <w:ins w:id="47" w:author="Unknown"/>
          <w:rFonts w:ascii="Times New Roman" w:eastAsia="Times New Roman" w:hAnsi="Times New Roman" w:cs="Times New Roman"/>
          <w:color w:val="000000"/>
          <w:sz w:val="24"/>
          <w:szCs w:val="24"/>
        </w:rPr>
      </w:pPr>
      <w:ins w:id="48" w:author="Unknown">
        <w:r w:rsidRPr="004A5736">
          <w:rPr>
            <w:rFonts w:ascii="Times New Roman" w:eastAsia="Times New Roman" w:hAnsi="Times New Roman" w:cs="Times New Roman"/>
            <w:color w:val="000000"/>
            <w:sz w:val="24"/>
            <w:szCs w:val="24"/>
          </w:rPr>
          <w:t xml:space="preserve">    List&lt;Book&gt; list=new </w:t>
        </w:r>
        <w:proofErr w:type="spellStart"/>
        <w:r w:rsidRPr="004A5736">
          <w:rPr>
            <w:rFonts w:ascii="Times New Roman" w:eastAsia="Times New Roman" w:hAnsi="Times New Roman" w:cs="Times New Roman"/>
            <w:color w:val="000000"/>
            <w:sz w:val="24"/>
            <w:szCs w:val="24"/>
          </w:rPr>
          <w:t>ArrayList</w:t>
        </w:r>
        <w:proofErr w:type="spellEnd"/>
        <w:r w:rsidRPr="004A5736">
          <w:rPr>
            <w:rFonts w:ascii="Times New Roman" w:eastAsia="Times New Roman" w:hAnsi="Times New Roman" w:cs="Times New Roman"/>
            <w:color w:val="000000"/>
            <w:sz w:val="24"/>
            <w:szCs w:val="24"/>
          </w:rPr>
          <w:t>&lt;Book</w:t>
        </w:r>
        <w:proofErr w:type="gramStart"/>
        <w:r w:rsidRPr="004A5736">
          <w:rPr>
            <w:rFonts w:ascii="Times New Roman" w:eastAsia="Times New Roman" w:hAnsi="Times New Roman" w:cs="Times New Roman"/>
            <w:color w:val="000000"/>
            <w:sz w:val="24"/>
            <w:szCs w:val="24"/>
          </w:rPr>
          <w:t>&gt;(</w:t>
        </w:r>
        <w:proofErr w:type="gramEnd"/>
        <w:r w:rsidRPr="004A5736">
          <w:rPr>
            <w:rFonts w:ascii="Times New Roman" w:eastAsia="Times New Roman" w:hAnsi="Times New Roman" w:cs="Times New Roman"/>
            <w:color w:val="000000"/>
            <w:sz w:val="24"/>
            <w:szCs w:val="24"/>
          </w:rPr>
          <w:t>); // Book is the type of object.</w:t>
        </w:r>
      </w:ins>
    </w:p>
    <w:p w:rsidR="00C3399D" w:rsidRPr="004A5736" w:rsidRDefault="00C3399D" w:rsidP="00C3399D">
      <w:pPr>
        <w:shd w:val="clear" w:color="auto" w:fill="FFFFFF"/>
        <w:spacing w:after="144" w:line="240" w:lineRule="auto"/>
        <w:rPr>
          <w:ins w:id="49" w:author="Unknown"/>
          <w:rFonts w:ascii="Times New Roman" w:eastAsia="Times New Roman" w:hAnsi="Times New Roman" w:cs="Times New Roman"/>
          <w:color w:val="000000"/>
          <w:sz w:val="24"/>
          <w:szCs w:val="24"/>
        </w:rPr>
      </w:pPr>
    </w:p>
    <w:p w:rsidR="00C3399D" w:rsidRPr="004A5736" w:rsidRDefault="00C3399D" w:rsidP="00C3399D">
      <w:pPr>
        <w:shd w:val="clear" w:color="auto" w:fill="FFFFFF"/>
        <w:spacing w:after="144" w:line="240" w:lineRule="auto"/>
        <w:rPr>
          <w:ins w:id="50" w:author="Unknown"/>
          <w:rFonts w:ascii="Times New Roman" w:eastAsia="Times New Roman" w:hAnsi="Times New Roman" w:cs="Times New Roman"/>
          <w:color w:val="000000"/>
          <w:sz w:val="24"/>
          <w:szCs w:val="24"/>
        </w:rPr>
      </w:pPr>
      <w:ins w:id="51" w:author="Unknown">
        <w:r w:rsidRPr="004A5736">
          <w:rPr>
            <w:rFonts w:ascii="Times New Roman" w:eastAsia="Times New Roman" w:hAnsi="Times New Roman" w:cs="Times New Roman"/>
            <w:color w:val="000000"/>
            <w:sz w:val="24"/>
            <w:szCs w:val="24"/>
          </w:rPr>
          <w:t>2. Starting from Java 1.7, we can use a diamond operator.</w:t>
        </w:r>
      </w:ins>
    </w:p>
    <w:p w:rsidR="00C3399D" w:rsidRPr="004A5736" w:rsidRDefault="00C3399D" w:rsidP="00C3399D">
      <w:pPr>
        <w:shd w:val="clear" w:color="auto" w:fill="FFFFFF"/>
        <w:spacing w:after="144" w:line="240" w:lineRule="auto"/>
        <w:rPr>
          <w:ins w:id="52" w:author="Unknown"/>
          <w:rFonts w:ascii="Times New Roman" w:eastAsia="Times New Roman" w:hAnsi="Times New Roman" w:cs="Times New Roman"/>
          <w:color w:val="000000"/>
          <w:sz w:val="24"/>
          <w:szCs w:val="24"/>
        </w:rPr>
      </w:pPr>
      <w:ins w:id="53" w:author="Unknown">
        <w:r w:rsidRPr="004A5736">
          <w:rPr>
            <w:rFonts w:ascii="Times New Roman" w:eastAsia="Times New Roman" w:hAnsi="Times New Roman" w:cs="Times New Roman"/>
            <w:color w:val="000000"/>
            <w:sz w:val="24"/>
            <w:szCs w:val="24"/>
          </w:rPr>
          <w:t xml:space="preserve">    a. List&lt;String&gt; </w:t>
        </w:r>
        <w:proofErr w:type="spellStart"/>
        <w:r w:rsidRPr="004A5736">
          <w:rPr>
            <w:rFonts w:ascii="Times New Roman" w:eastAsia="Times New Roman" w:hAnsi="Times New Roman" w:cs="Times New Roman"/>
            <w:color w:val="000000"/>
            <w:sz w:val="24"/>
            <w:szCs w:val="24"/>
          </w:rPr>
          <w:t>str</w:t>
        </w:r>
        <w:proofErr w:type="spellEnd"/>
        <w:r w:rsidRPr="004A5736">
          <w:rPr>
            <w:rFonts w:ascii="Times New Roman" w:eastAsia="Times New Roman" w:hAnsi="Times New Roman" w:cs="Times New Roman"/>
            <w:color w:val="000000"/>
            <w:sz w:val="24"/>
            <w:szCs w:val="24"/>
          </w:rPr>
          <w:t xml:space="preserve"> = new </w:t>
        </w:r>
        <w:proofErr w:type="spellStart"/>
        <w:r w:rsidRPr="004A5736">
          <w:rPr>
            <w:rFonts w:ascii="Times New Roman" w:eastAsia="Times New Roman" w:hAnsi="Times New Roman" w:cs="Times New Roman"/>
            <w:color w:val="000000"/>
            <w:sz w:val="24"/>
            <w:szCs w:val="24"/>
          </w:rPr>
          <w:t>ArrayList</w:t>
        </w:r>
        <w:proofErr w:type="spellEnd"/>
        <w:r w:rsidRPr="004A5736">
          <w:rPr>
            <w:rFonts w:ascii="Times New Roman" w:eastAsia="Times New Roman" w:hAnsi="Times New Roman" w:cs="Times New Roman"/>
            <w:color w:val="000000"/>
            <w:sz w:val="24"/>
            <w:szCs w:val="24"/>
          </w:rPr>
          <w:t>&lt;</w:t>
        </w:r>
        <w:proofErr w:type="gramStart"/>
        <w:r w:rsidRPr="004A5736">
          <w:rPr>
            <w:rFonts w:ascii="Times New Roman" w:eastAsia="Times New Roman" w:hAnsi="Times New Roman" w:cs="Times New Roman"/>
            <w:color w:val="000000"/>
            <w:sz w:val="24"/>
            <w:szCs w:val="24"/>
          </w:rPr>
          <w:t>&gt;(</w:t>
        </w:r>
        <w:proofErr w:type="gramEnd"/>
        <w:r w:rsidRPr="004A5736">
          <w:rPr>
            <w:rFonts w:ascii="Times New Roman" w:eastAsia="Times New Roman" w:hAnsi="Times New Roman" w:cs="Times New Roman"/>
            <w:color w:val="000000"/>
            <w:sz w:val="24"/>
            <w:szCs w:val="24"/>
          </w:rPr>
          <w:t>);</w:t>
        </w:r>
      </w:ins>
    </w:p>
    <w:p w:rsidR="00C3399D" w:rsidRPr="004A5736" w:rsidRDefault="00C3399D" w:rsidP="00C3399D">
      <w:pPr>
        <w:shd w:val="clear" w:color="auto" w:fill="FFFFFF"/>
        <w:spacing w:after="144" w:line="240" w:lineRule="auto"/>
        <w:rPr>
          <w:ins w:id="54" w:author="Unknown"/>
          <w:rFonts w:ascii="Times New Roman" w:eastAsia="Times New Roman" w:hAnsi="Times New Roman" w:cs="Times New Roman"/>
          <w:color w:val="000000"/>
          <w:sz w:val="24"/>
          <w:szCs w:val="24"/>
        </w:rPr>
      </w:pPr>
      <w:ins w:id="55" w:author="Unknown">
        <w:r w:rsidRPr="004A5736">
          <w:rPr>
            <w:rFonts w:ascii="Times New Roman" w:eastAsia="Times New Roman" w:hAnsi="Times New Roman" w:cs="Times New Roman"/>
            <w:color w:val="000000"/>
            <w:sz w:val="24"/>
            <w:szCs w:val="24"/>
          </w:rPr>
          <w:t xml:space="preserve">    b. List&lt;Integer&gt; list = new </w:t>
        </w:r>
        <w:proofErr w:type="spellStart"/>
        <w:r w:rsidRPr="004A5736">
          <w:rPr>
            <w:rFonts w:ascii="Times New Roman" w:eastAsia="Times New Roman" w:hAnsi="Times New Roman" w:cs="Times New Roman"/>
            <w:color w:val="000000"/>
            <w:sz w:val="24"/>
            <w:szCs w:val="24"/>
          </w:rPr>
          <w:t>LinkedList</w:t>
        </w:r>
        <w:proofErr w:type="spellEnd"/>
        <w:r w:rsidRPr="004A5736">
          <w:rPr>
            <w:rFonts w:ascii="Times New Roman" w:eastAsia="Times New Roman" w:hAnsi="Times New Roman" w:cs="Times New Roman"/>
            <w:color w:val="000000"/>
            <w:sz w:val="24"/>
            <w:szCs w:val="24"/>
          </w:rPr>
          <w:t>&lt;</w:t>
        </w:r>
        <w:proofErr w:type="gramStart"/>
        <w:r w:rsidRPr="004A5736">
          <w:rPr>
            <w:rFonts w:ascii="Times New Roman" w:eastAsia="Times New Roman" w:hAnsi="Times New Roman" w:cs="Times New Roman"/>
            <w:color w:val="000000"/>
            <w:sz w:val="24"/>
            <w:szCs w:val="24"/>
          </w:rPr>
          <w:t>&gt;(</w:t>
        </w:r>
        <w:proofErr w:type="gramEnd"/>
        <w:r w:rsidRPr="004A5736">
          <w:rPr>
            <w:rFonts w:ascii="Times New Roman" w:eastAsia="Times New Roman" w:hAnsi="Times New Roman" w:cs="Times New Roman"/>
            <w:color w:val="000000"/>
            <w:sz w:val="24"/>
            <w:szCs w:val="24"/>
          </w:rPr>
          <w:t>);</w:t>
        </w:r>
      </w:ins>
    </w:p>
    <w:p w:rsidR="00C3399D" w:rsidRPr="004A5736" w:rsidRDefault="00C3399D" w:rsidP="00C3399D">
      <w:pPr>
        <w:shd w:val="clear" w:color="auto" w:fill="FFFFFF"/>
        <w:spacing w:before="230" w:after="230" w:line="240" w:lineRule="auto"/>
        <w:outlineLvl w:val="1"/>
        <w:rPr>
          <w:ins w:id="56" w:author="Unknown"/>
          <w:rFonts w:ascii="Times New Roman" w:eastAsia="Times New Roman" w:hAnsi="Times New Roman" w:cs="Times New Roman"/>
          <w:b/>
          <w:bCs/>
          <w:color w:val="000000"/>
          <w:sz w:val="24"/>
          <w:szCs w:val="24"/>
        </w:rPr>
      </w:pPr>
      <w:ins w:id="57" w:author="Unknown">
        <w:r w:rsidRPr="004A5736">
          <w:rPr>
            <w:rFonts w:ascii="Times New Roman" w:eastAsia="Times New Roman" w:hAnsi="Times New Roman" w:cs="Times New Roman"/>
            <w:b/>
            <w:bCs/>
            <w:color w:val="000000"/>
            <w:sz w:val="24"/>
            <w:szCs w:val="24"/>
          </w:rPr>
          <w:t>Java List Initialization</w:t>
        </w:r>
      </w:ins>
    </w:p>
    <w:p w:rsidR="00C3399D" w:rsidRPr="004A5736" w:rsidRDefault="00C3399D" w:rsidP="00C3399D">
      <w:pPr>
        <w:shd w:val="clear" w:color="auto" w:fill="FFFFFF"/>
        <w:spacing w:after="144" w:line="240" w:lineRule="auto"/>
        <w:rPr>
          <w:ins w:id="58" w:author="Unknown"/>
          <w:rFonts w:ascii="Times New Roman" w:eastAsia="Times New Roman" w:hAnsi="Times New Roman" w:cs="Times New Roman"/>
          <w:color w:val="000000"/>
          <w:sz w:val="24"/>
          <w:szCs w:val="24"/>
        </w:rPr>
      </w:pPr>
      <w:ins w:id="59" w:author="Unknown">
        <w:r w:rsidRPr="004A5736">
          <w:rPr>
            <w:rFonts w:ascii="Times New Roman" w:eastAsia="Times New Roman" w:hAnsi="Times New Roman" w:cs="Times New Roman"/>
            <w:color w:val="000000"/>
            <w:sz w:val="24"/>
            <w:szCs w:val="24"/>
          </w:rPr>
          <w:t>After creating a list, we need to initialize the list by adding elements to it. There are three methods to initialize the list. They are as follows:</w:t>
        </w:r>
      </w:ins>
    </w:p>
    <w:p w:rsidR="00C3399D" w:rsidRPr="004A5736" w:rsidRDefault="00C3399D" w:rsidP="00C3399D">
      <w:pPr>
        <w:numPr>
          <w:ilvl w:val="0"/>
          <w:numId w:val="1"/>
        </w:numPr>
        <w:shd w:val="clear" w:color="auto" w:fill="FFFFFF"/>
        <w:spacing w:after="0" w:line="240" w:lineRule="auto"/>
        <w:rPr>
          <w:ins w:id="60" w:author="Unknown"/>
          <w:rFonts w:ascii="Times New Roman" w:eastAsia="Times New Roman" w:hAnsi="Times New Roman" w:cs="Times New Roman"/>
          <w:color w:val="000000"/>
          <w:sz w:val="24"/>
          <w:szCs w:val="24"/>
        </w:rPr>
      </w:pPr>
      <w:ins w:id="61" w:author="Unknown">
        <w:r w:rsidRPr="004A5736">
          <w:rPr>
            <w:rFonts w:ascii="Times New Roman" w:eastAsia="Times New Roman" w:hAnsi="Times New Roman" w:cs="Times New Roman"/>
            <w:color w:val="000000"/>
            <w:sz w:val="24"/>
            <w:szCs w:val="24"/>
          </w:rPr>
          <w:t xml:space="preserve">Using </w:t>
        </w:r>
        <w:proofErr w:type="spellStart"/>
        <w:r w:rsidRPr="004A5736">
          <w:rPr>
            <w:rFonts w:ascii="Times New Roman" w:eastAsia="Times New Roman" w:hAnsi="Times New Roman" w:cs="Times New Roman"/>
            <w:color w:val="000000"/>
            <w:sz w:val="24"/>
            <w:szCs w:val="24"/>
          </w:rPr>
          <w:t>Arrays.asList</w:t>
        </w:r>
        <w:proofErr w:type="spellEnd"/>
      </w:ins>
    </w:p>
    <w:p w:rsidR="00C3399D" w:rsidRPr="004A5736" w:rsidRDefault="00C3399D" w:rsidP="00C3399D">
      <w:pPr>
        <w:numPr>
          <w:ilvl w:val="0"/>
          <w:numId w:val="1"/>
        </w:numPr>
        <w:shd w:val="clear" w:color="auto" w:fill="FFFFFF"/>
        <w:spacing w:after="0" w:line="240" w:lineRule="auto"/>
        <w:rPr>
          <w:ins w:id="62" w:author="Unknown"/>
          <w:rFonts w:ascii="Times New Roman" w:eastAsia="Times New Roman" w:hAnsi="Times New Roman" w:cs="Times New Roman"/>
          <w:color w:val="000000"/>
          <w:sz w:val="24"/>
          <w:szCs w:val="24"/>
        </w:rPr>
      </w:pPr>
      <w:ins w:id="63" w:author="Unknown">
        <w:r w:rsidRPr="004A5736">
          <w:rPr>
            <w:rFonts w:ascii="Times New Roman" w:eastAsia="Times New Roman" w:hAnsi="Times New Roman" w:cs="Times New Roman"/>
            <w:color w:val="000000"/>
            <w:sz w:val="24"/>
            <w:szCs w:val="24"/>
          </w:rPr>
          <w:t>Using Normal way</w:t>
        </w:r>
      </w:ins>
    </w:p>
    <w:p w:rsidR="00C3399D" w:rsidRPr="004A5736" w:rsidRDefault="00C3399D" w:rsidP="00C3399D">
      <w:pPr>
        <w:numPr>
          <w:ilvl w:val="0"/>
          <w:numId w:val="1"/>
        </w:numPr>
        <w:shd w:val="clear" w:color="auto" w:fill="FFFFFF"/>
        <w:spacing w:after="0" w:line="240" w:lineRule="auto"/>
        <w:rPr>
          <w:ins w:id="64" w:author="Unknown"/>
          <w:rFonts w:ascii="Times New Roman" w:eastAsia="Times New Roman" w:hAnsi="Times New Roman" w:cs="Times New Roman"/>
          <w:color w:val="000000"/>
          <w:sz w:val="24"/>
          <w:szCs w:val="24"/>
        </w:rPr>
      </w:pPr>
      <w:ins w:id="65" w:author="Unknown">
        <w:r w:rsidRPr="004A5736">
          <w:rPr>
            <w:rFonts w:ascii="Times New Roman" w:eastAsia="Times New Roman" w:hAnsi="Times New Roman" w:cs="Times New Roman"/>
            <w:color w:val="000000"/>
            <w:sz w:val="24"/>
            <w:szCs w:val="24"/>
          </w:rPr>
          <w:t>Using Anonymous Inner class</w:t>
        </w:r>
      </w:ins>
    </w:p>
    <w:p w:rsidR="00C3399D" w:rsidRPr="004A5736" w:rsidRDefault="00C3399D" w:rsidP="00C3399D">
      <w:pPr>
        <w:shd w:val="clear" w:color="auto" w:fill="FFFFFF"/>
        <w:spacing w:after="0" w:line="240" w:lineRule="auto"/>
        <w:rPr>
          <w:ins w:id="66" w:author="Unknown"/>
          <w:rFonts w:ascii="Times New Roman" w:eastAsia="Times New Roman" w:hAnsi="Times New Roman" w:cs="Times New Roman"/>
          <w:color w:val="000000"/>
          <w:sz w:val="24"/>
          <w:szCs w:val="24"/>
        </w:rPr>
      </w:pPr>
      <w:ins w:id="67" w:author="Unknown">
        <w:r w:rsidRPr="004A5736">
          <w:rPr>
            <w:rFonts w:ascii="Times New Roman" w:eastAsia="Times New Roman" w:hAnsi="Times New Roman" w:cs="Times New Roman"/>
            <w:color w:val="000000"/>
            <w:sz w:val="24"/>
            <w:szCs w:val="24"/>
          </w:rPr>
          <w:t>Go to this tutorial for more detail: </w:t>
        </w:r>
        <w:proofErr w:type="spellStart"/>
        <w:r w:rsidRPr="004A5736">
          <w:rPr>
            <w:rFonts w:ascii="Times New Roman" w:eastAsia="Times New Roman" w:hAnsi="Times New Roman" w:cs="Times New Roman"/>
            <w:color w:val="000000"/>
            <w:sz w:val="24"/>
            <w:szCs w:val="24"/>
          </w:rPr>
          <w:fldChar w:fldCharType="begin"/>
        </w:r>
        <w:r w:rsidRPr="004A5736">
          <w:rPr>
            <w:rFonts w:ascii="Times New Roman" w:eastAsia="Times New Roman" w:hAnsi="Times New Roman" w:cs="Times New Roman"/>
            <w:color w:val="000000"/>
            <w:sz w:val="24"/>
            <w:szCs w:val="24"/>
          </w:rPr>
          <w:instrText xml:space="preserve"> HYPERLINK "https://www.scientecheasy.com/2020/09/arraylist-in-java.html/" </w:instrText>
        </w:r>
        <w:r w:rsidRPr="004A5736">
          <w:rPr>
            <w:rFonts w:ascii="Times New Roman" w:eastAsia="Times New Roman" w:hAnsi="Times New Roman" w:cs="Times New Roman"/>
            <w:color w:val="000000"/>
            <w:sz w:val="24"/>
            <w:szCs w:val="24"/>
          </w:rPr>
          <w:fldChar w:fldCharType="separate"/>
        </w:r>
        <w:r w:rsidRPr="004A5736">
          <w:rPr>
            <w:rFonts w:ascii="Times New Roman" w:eastAsia="Times New Roman" w:hAnsi="Times New Roman" w:cs="Times New Roman"/>
            <w:color w:val="FF2828"/>
            <w:sz w:val="24"/>
            <w:szCs w:val="24"/>
          </w:rPr>
          <w:t>ArrayList</w:t>
        </w:r>
        <w:proofErr w:type="spellEnd"/>
        <w:r w:rsidRPr="004A5736">
          <w:rPr>
            <w:rFonts w:ascii="Times New Roman" w:eastAsia="Times New Roman" w:hAnsi="Times New Roman" w:cs="Times New Roman"/>
            <w:color w:val="FF2828"/>
            <w:sz w:val="24"/>
            <w:szCs w:val="24"/>
          </w:rPr>
          <w:t xml:space="preserve"> in Java</w:t>
        </w:r>
        <w:r w:rsidRPr="004A5736">
          <w:rPr>
            <w:rFonts w:ascii="Times New Roman" w:eastAsia="Times New Roman" w:hAnsi="Times New Roman" w:cs="Times New Roman"/>
            <w:color w:val="000000"/>
            <w:sz w:val="24"/>
            <w:szCs w:val="24"/>
          </w:rPr>
          <w:fldChar w:fldCharType="end"/>
        </w:r>
      </w:ins>
    </w:p>
    <w:p w:rsidR="00C3399D" w:rsidRPr="004A5736" w:rsidRDefault="00C3399D" w:rsidP="00C3399D">
      <w:pPr>
        <w:shd w:val="clear" w:color="auto" w:fill="FFFFFF"/>
        <w:spacing w:before="230" w:after="230" w:line="240" w:lineRule="auto"/>
        <w:outlineLvl w:val="1"/>
        <w:rPr>
          <w:ins w:id="68" w:author="Unknown"/>
          <w:rFonts w:ascii="Times New Roman" w:eastAsia="Times New Roman" w:hAnsi="Times New Roman" w:cs="Times New Roman"/>
          <w:b/>
          <w:bCs/>
          <w:color w:val="000000"/>
          <w:sz w:val="24"/>
          <w:szCs w:val="24"/>
        </w:rPr>
      </w:pPr>
      <w:ins w:id="69" w:author="Unknown">
        <w:r w:rsidRPr="004A5736">
          <w:rPr>
            <w:rFonts w:ascii="Times New Roman" w:eastAsia="Times New Roman" w:hAnsi="Times New Roman" w:cs="Times New Roman"/>
            <w:b/>
            <w:bCs/>
            <w:color w:val="000000"/>
            <w:sz w:val="24"/>
            <w:szCs w:val="24"/>
          </w:rPr>
          <w:t>Java List Methods</w:t>
        </w:r>
      </w:ins>
    </w:p>
    <w:p w:rsidR="00C3399D" w:rsidRPr="004A5736" w:rsidRDefault="00C3399D" w:rsidP="00C3399D">
      <w:pPr>
        <w:shd w:val="clear" w:color="auto" w:fill="FFFFFF"/>
        <w:spacing w:after="0" w:line="240" w:lineRule="auto"/>
        <w:rPr>
          <w:ins w:id="70" w:author="Unknown"/>
          <w:rFonts w:ascii="Times New Roman" w:eastAsia="Times New Roman" w:hAnsi="Times New Roman" w:cs="Times New Roman"/>
          <w:color w:val="000000"/>
          <w:sz w:val="24"/>
          <w:szCs w:val="24"/>
        </w:rPr>
      </w:pPr>
      <w:ins w:id="71" w:author="Unknown">
        <w:r w:rsidRPr="004A5736">
          <w:rPr>
            <w:rFonts w:ascii="Times New Roman" w:eastAsia="Times New Roman" w:hAnsi="Times New Roman" w:cs="Times New Roman"/>
            <w:color w:val="000000"/>
            <w:sz w:val="24"/>
            <w:szCs w:val="24"/>
          </w:rPr>
          <w:lastRenderedPageBreak/>
          <w:t>Java List interface provides 10 specific and useful methods to the out of 15 methods specified by the collection interface that it extends. These methods can be used to initialize a list in java. They are as follows</w:t>
        </w:r>
        <w:proofErr w:type="gramStart"/>
        <w:r w:rsidRPr="004A5736">
          <w:rPr>
            <w:rFonts w:ascii="Times New Roman" w:eastAsia="Times New Roman" w:hAnsi="Times New Roman" w:cs="Times New Roman"/>
            <w:color w:val="000000"/>
            <w:sz w:val="24"/>
            <w:szCs w:val="24"/>
          </w:rPr>
          <w:t>:</w:t>
        </w:r>
        <w:proofErr w:type="gramEnd"/>
        <w:r w:rsidRPr="004A5736">
          <w:rPr>
            <w:rFonts w:ascii="Times New Roman" w:eastAsia="Times New Roman" w:hAnsi="Times New Roman" w:cs="Times New Roman"/>
            <w:color w:val="000000"/>
            <w:sz w:val="24"/>
            <w:szCs w:val="24"/>
          </w:rPr>
          <w:br/>
        </w:r>
        <w:r w:rsidRPr="004A5736">
          <w:rPr>
            <w:rFonts w:ascii="Times New Roman" w:eastAsia="Times New Roman" w:hAnsi="Times New Roman" w:cs="Times New Roman"/>
            <w:b/>
            <w:bCs/>
            <w:color w:val="000000"/>
            <w:sz w:val="24"/>
            <w:szCs w:val="24"/>
          </w:rPr>
          <w:t>1. </w:t>
        </w:r>
        <w:proofErr w:type="spellStart"/>
        <w:r w:rsidRPr="004A5736">
          <w:rPr>
            <w:rFonts w:ascii="Times New Roman" w:eastAsia="Times New Roman" w:hAnsi="Times New Roman" w:cs="Times New Roman"/>
            <w:b/>
            <w:bCs/>
            <w:color w:val="FF0000"/>
            <w:sz w:val="24"/>
            <w:szCs w:val="24"/>
          </w:rPr>
          <w:t>boolean</w:t>
        </w:r>
        <w:proofErr w:type="spellEnd"/>
        <w:r w:rsidRPr="004A5736">
          <w:rPr>
            <w:rFonts w:ascii="Times New Roman" w:eastAsia="Times New Roman" w:hAnsi="Times New Roman" w:cs="Times New Roman"/>
            <w:b/>
            <w:bCs/>
            <w:color w:val="FF0000"/>
            <w:sz w:val="24"/>
            <w:szCs w:val="24"/>
          </w:rPr>
          <w:t xml:space="preserve"> add(Object o):</w:t>
        </w:r>
        <w:r w:rsidRPr="004A5736">
          <w:rPr>
            <w:rFonts w:ascii="Times New Roman" w:eastAsia="Times New Roman" w:hAnsi="Times New Roman" w:cs="Times New Roman"/>
            <w:color w:val="000000"/>
            <w:sz w:val="24"/>
            <w:szCs w:val="24"/>
          </w:rPr>
          <w:t> It starts to add the specified element from zero location. If the element is already present at zero location, it will add the next element in one position.</w:t>
        </w:r>
      </w:ins>
    </w:p>
    <w:p w:rsidR="00C3399D" w:rsidRPr="004A5736" w:rsidRDefault="00C3399D" w:rsidP="00C3399D">
      <w:pPr>
        <w:shd w:val="clear" w:color="auto" w:fill="FFFFFF"/>
        <w:spacing w:after="0" w:line="240" w:lineRule="auto"/>
        <w:rPr>
          <w:ins w:id="72" w:author="Unknown"/>
          <w:rFonts w:ascii="Times New Roman" w:eastAsia="Times New Roman" w:hAnsi="Times New Roman" w:cs="Times New Roman"/>
          <w:color w:val="000000"/>
          <w:sz w:val="24"/>
          <w:szCs w:val="24"/>
        </w:rPr>
      </w:pPr>
      <w:r w:rsidRPr="004A5736">
        <w:rPr>
          <w:rFonts w:ascii="Times New Roman" w:eastAsia="Times New Roman" w:hAnsi="Times New Roman" w:cs="Times New Roman"/>
          <w:noProof/>
          <w:color w:val="FF2828"/>
          <w:sz w:val="24"/>
          <w:szCs w:val="24"/>
          <w:bdr w:val="none" w:sz="0" w:space="0" w:color="auto" w:frame="1"/>
          <w:lang w:val="en-IN" w:eastAsia="en-IN"/>
        </w:rPr>
        <w:drawing>
          <wp:inline distT="0" distB="0" distL="0" distR="0" wp14:anchorId="62DB6485" wp14:editId="15AC351C">
            <wp:extent cx="5325745" cy="3782060"/>
            <wp:effectExtent l="19050" t="0" r="8255" b="0"/>
            <wp:docPr id="28" name="Picture 28" descr="Methods of List interface in Java">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ethods of List interface in Java">
                      <a:hlinkClick r:id="rId5"/>
                    </pic:cNvPr>
                    <pic:cNvPicPr>
                      <a:picLocks noChangeAspect="1" noChangeArrowheads="1"/>
                    </pic:cNvPicPr>
                  </pic:nvPicPr>
                  <pic:blipFill>
                    <a:blip r:embed="rId6"/>
                    <a:srcRect/>
                    <a:stretch>
                      <a:fillRect/>
                    </a:stretch>
                  </pic:blipFill>
                  <pic:spPr bwMode="auto">
                    <a:xfrm>
                      <a:off x="0" y="0"/>
                      <a:ext cx="5325745" cy="3782060"/>
                    </a:xfrm>
                    <a:prstGeom prst="rect">
                      <a:avLst/>
                    </a:prstGeom>
                    <a:noFill/>
                    <a:ln w="9525">
                      <a:noFill/>
                      <a:miter lim="800000"/>
                      <a:headEnd/>
                      <a:tailEnd/>
                    </a:ln>
                  </pic:spPr>
                </pic:pic>
              </a:graphicData>
            </a:graphic>
          </wp:inline>
        </w:drawing>
      </w:r>
    </w:p>
    <w:p w:rsidR="00C3399D" w:rsidRPr="004A5736" w:rsidRDefault="00C3399D" w:rsidP="00C3399D">
      <w:pPr>
        <w:shd w:val="clear" w:color="auto" w:fill="FFFFFF"/>
        <w:spacing w:after="144" w:line="240" w:lineRule="auto"/>
        <w:rPr>
          <w:ins w:id="73" w:author="Unknown"/>
          <w:rFonts w:ascii="Times New Roman" w:eastAsia="Times New Roman" w:hAnsi="Times New Roman" w:cs="Times New Roman"/>
          <w:color w:val="000000"/>
          <w:sz w:val="24"/>
          <w:szCs w:val="24"/>
        </w:rPr>
      </w:pPr>
      <w:ins w:id="74" w:author="Unknown">
        <w:r w:rsidRPr="004A5736">
          <w:rPr>
            <w:rFonts w:ascii="Times New Roman" w:eastAsia="Times New Roman" w:hAnsi="Times New Roman" w:cs="Times New Roman"/>
            <w:color w:val="000000"/>
            <w:sz w:val="24"/>
            <w:szCs w:val="24"/>
          </w:rPr>
          <w:t>For example, consider 1 in the above figure.</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75" w:author="Unknown"/>
          <w:rFonts w:ascii="Times New Roman" w:eastAsia="Times New Roman" w:hAnsi="Times New Roman" w:cs="Times New Roman"/>
          <w:color w:val="FFFFFF"/>
          <w:sz w:val="24"/>
          <w:szCs w:val="24"/>
        </w:rPr>
      </w:pPr>
      <w:proofErr w:type="spellStart"/>
      <w:proofErr w:type="gramStart"/>
      <w:ins w:id="76" w:author="Unknown">
        <w:r w:rsidRPr="004A5736">
          <w:rPr>
            <w:rFonts w:ascii="Times New Roman" w:eastAsia="Times New Roman" w:hAnsi="Times New Roman" w:cs="Times New Roman"/>
            <w:color w:val="FFFFFF"/>
            <w:sz w:val="24"/>
            <w:szCs w:val="24"/>
          </w:rPr>
          <w:t>list.add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"a"); // Here, list is object reference variable.</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77" w:author="Unknown"/>
          <w:rFonts w:ascii="Times New Roman" w:eastAsia="Times New Roman" w:hAnsi="Times New Roman" w:cs="Times New Roman"/>
          <w:color w:val="FFFFFF"/>
          <w:sz w:val="24"/>
          <w:szCs w:val="24"/>
        </w:rPr>
      </w:pPr>
      <w:proofErr w:type="spellStart"/>
      <w:proofErr w:type="gramStart"/>
      <w:ins w:id="78" w:author="Unknown">
        <w:r w:rsidRPr="004A5736">
          <w:rPr>
            <w:rFonts w:ascii="Times New Roman" w:eastAsia="Times New Roman" w:hAnsi="Times New Roman" w:cs="Times New Roman"/>
            <w:color w:val="FFFFFF"/>
            <w:sz w:val="24"/>
            <w:szCs w:val="24"/>
          </w:rPr>
          <w:t>list.add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"b");</w:t>
        </w:r>
      </w:ins>
    </w:p>
    <w:p w:rsidR="00C3399D" w:rsidRPr="004A5736" w:rsidRDefault="00C3399D" w:rsidP="00C3399D">
      <w:pPr>
        <w:shd w:val="clear" w:color="auto" w:fill="FFFFFF"/>
        <w:spacing w:after="0" w:line="240" w:lineRule="auto"/>
        <w:rPr>
          <w:ins w:id="79" w:author="Unknown"/>
          <w:rFonts w:ascii="Times New Roman" w:eastAsia="Times New Roman" w:hAnsi="Times New Roman" w:cs="Times New Roman"/>
          <w:color w:val="000000"/>
          <w:sz w:val="24"/>
          <w:szCs w:val="24"/>
        </w:rPr>
      </w:pPr>
      <w:ins w:id="80" w:author="Unknown">
        <w:r w:rsidRPr="004A5736">
          <w:rPr>
            <w:rFonts w:ascii="Times New Roman" w:eastAsia="Times New Roman" w:hAnsi="Times New Roman" w:cs="Times New Roman"/>
            <w:color w:val="000000"/>
            <w:sz w:val="24"/>
            <w:szCs w:val="24"/>
          </w:rPr>
          <w:t xml:space="preserve">The return type of </w:t>
        </w:r>
        <w:proofErr w:type="gramStart"/>
        <w:r w:rsidRPr="004A5736">
          <w:rPr>
            <w:rFonts w:ascii="Times New Roman" w:eastAsia="Times New Roman" w:hAnsi="Times New Roman" w:cs="Times New Roman"/>
            <w:color w:val="000000"/>
            <w:sz w:val="24"/>
            <w:szCs w:val="24"/>
          </w:rPr>
          <w:t>add(</w:t>
        </w:r>
        <w:proofErr w:type="gramEnd"/>
        <w:r w:rsidRPr="004A5736">
          <w:rPr>
            <w:rFonts w:ascii="Times New Roman" w:eastAsia="Times New Roman" w:hAnsi="Times New Roman" w:cs="Times New Roman"/>
            <w:color w:val="000000"/>
            <w:sz w:val="24"/>
            <w:szCs w:val="24"/>
          </w:rPr>
          <w:t xml:space="preserve">) method is </w:t>
        </w:r>
        <w:proofErr w:type="spellStart"/>
        <w:r w:rsidRPr="004A5736">
          <w:rPr>
            <w:rFonts w:ascii="Times New Roman" w:eastAsia="Times New Roman" w:hAnsi="Times New Roman" w:cs="Times New Roman"/>
            <w:color w:val="000000"/>
            <w:sz w:val="24"/>
            <w:szCs w:val="24"/>
          </w:rPr>
          <w:t>boolean</w:t>
        </w:r>
        <w:proofErr w:type="spellEnd"/>
        <w:r w:rsidRPr="004A5736">
          <w:rPr>
            <w:rFonts w:ascii="Times New Roman" w:eastAsia="Times New Roman" w:hAnsi="Times New Roman" w:cs="Times New Roman"/>
            <w:color w:val="000000"/>
            <w:sz w:val="24"/>
            <w:szCs w:val="24"/>
          </w:rPr>
          <w:t xml:space="preserve"> and input type is an object.</w:t>
        </w:r>
        <w:r w:rsidRPr="004A5736">
          <w:rPr>
            <w:rFonts w:ascii="Times New Roman" w:eastAsia="Times New Roman" w:hAnsi="Times New Roman" w:cs="Times New Roman"/>
            <w:color w:val="000000"/>
            <w:sz w:val="24"/>
            <w:szCs w:val="24"/>
          </w:rPr>
          <w:br/>
        </w:r>
        <w:r w:rsidRPr="004A5736">
          <w:rPr>
            <w:rFonts w:ascii="Times New Roman" w:eastAsia="Times New Roman" w:hAnsi="Times New Roman" w:cs="Times New Roman"/>
            <w:b/>
            <w:bCs/>
            <w:color w:val="000000"/>
            <w:sz w:val="24"/>
            <w:szCs w:val="24"/>
          </w:rPr>
          <w:t>2. </w:t>
        </w:r>
        <w:proofErr w:type="gramStart"/>
        <w:r w:rsidRPr="004A5736">
          <w:rPr>
            <w:rFonts w:ascii="Times New Roman" w:eastAsia="Times New Roman" w:hAnsi="Times New Roman" w:cs="Times New Roman"/>
            <w:b/>
            <w:bCs/>
            <w:color w:val="FF0000"/>
            <w:sz w:val="24"/>
            <w:szCs w:val="24"/>
          </w:rPr>
          <w:t>void</w:t>
        </w:r>
        <w:proofErr w:type="gramEnd"/>
        <w:r w:rsidRPr="004A5736">
          <w:rPr>
            <w:rFonts w:ascii="Times New Roman" w:eastAsia="Times New Roman" w:hAnsi="Times New Roman" w:cs="Times New Roman"/>
            <w:b/>
            <w:bCs/>
            <w:color w:val="FF0000"/>
            <w:sz w:val="24"/>
            <w:szCs w:val="24"/>
          </w:rPr>
          <w:t xml:space="preserve"> add(</w:t>
        </w:r>
        <w:proofErr w:type="spellStart"/>
        <w:r w:rsidRPr="004A5736">
          <w:rPr>
            <w:rFonts w:ascii="Times New Roman" w:eastAsia="Times New Roman" w:hAnsi="Times New Roman" w:cs="Times New Roman"/>
            <w:b/>
            <w:bCs/>
            <w:color w:val="FF0000"/>
            <w:sz w:val="24"/>
            <w:szCs w:val="24"/>
          </w:rPr>
          <w:t>int</w:t>
        </w:r>
        <w:proofErr w:type="spellEnd"/>
        <w:r w:rsidRPr="004A5736">
          <w:rPr>
            <w:rFonts w:ascii="Times New Roman" w:eastAsia="Times New Roman" w:hAnsi="Times New Roman" w:cs="Times New Roman"/>
            <w:b/>
            <w:bCs/>
            <w:color w:val="FF0000"/>
            <w:sz w:val="24"/>
            <w:szCs w:val="24"/>
          </w:rPr>
          <w:t xml:space="preserve"> index, Object o):</w:t>
        </w:r>
        <w:r w:rsidRPr="004A5736">
          <w:rPr>
            <w:rFonts w:ascii="Times New Roman" w:eastAsia="Times New Roman" w:hAnsi="Times New Roman" w:cs="Times New Roman"/>
            <w:color w:val="000000"/>
            <w:sz w:val="24"/>
            <w:szCs w:val="24"/>
          </w:rPr>
          <w:t xml:space="preserve"> This method adds/inserts the specified element at a particular position in the list. For example, suppose we want to add element “d” at 3rd position, we will call </w:t>
        </w:r>
        <w:proofErr w:type="gramStart"/>
        <w:r w:rsidRPr="004A5736">
          <w:rPr>
            <w:rFonts w:ascii="Times New Roman" w:eastAsia="Times New Roman" w:hAnsi="Times New Roman" w:cs="Times New Roman"/>
            <w:color w:val="000000"/>
            <w:sz w:val="24"/>
            <w:szCs w:val="24"/>
          </w:rPr>
          <w:t>add(</w:t>
        </w:r>
        <w:proofErr w:type="spellStart"/>
        <w:proofErr w:type="gramEnd"/>
        <w:r w:rsidRPr="004A5736">
          <w:rPr>
            <w:rFonts w:ascii="Times New Roman" w:eastAsia="Times New Roman" w:hAnsi="Times New Roman" w:cs="Times New Roman"/>
            <w:color w:val="000000"/>
            <w:sz w:val="24"/>
            <w:szCs w:val="24"/>
          </w:rPr>
          <w:t>int</w:t>
        </w:r>
        <w:proofErr w:type="spellEnd"/>
        <w:r w:rsidRPr="004A5736">
          <w:rPr>
            <w:rFonts w:ascii="Times New Roman" w:eastAsia="Times New Roman" w:hAnsi="Times New Roman" w:cs="Times New Roman"/>
            <w:color w:val="000000"/>
            <w:sz w:val="24"/>
            <w:szCs w:val="24"/>
          </w:rPr>
          <w:t xml:space="preserve"> index, Object o ) method like this:</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81" w:author="Unknown"/>
          <w:rFonts w:ascii="Times New Roman" w:eastAsia="Times New Roman" w:hAnsi="Times New Roman" w:cs="Times New Roman"/>
          <w:color w:val="FFFFFF"/>
          <w:sz w:val="24"/>
          <w:szCs w:val="24"/>
        </w:rPr>
      </w:pPr>
      <w:proofErr w:type="spellStart"/>
      <w:proofErr w:type="gramStart"/>
      <w:ins w:id="82" w:author="Unknown">
        <w:r w:rsidRPr="004A5736">
          <w:rPr>
            <w:rFonts w:ascii="Times New Roman" w:eastAsia="Times New Roman" w:hAnsi="Times New Roman" w:cs="Times New Roman"/>
            <w:color w:val="FFFFFF"/>
            <w:sz w:val="24"/>
            <w:szCs w:val="24"/>
          </w:rPr>
          <w:t>list.add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3,"d"); // It will add element "d" at 3rd position as shown in figure.</w:t>
        </w:r>
      </w:ins>
    </w:p>
    <w:p w:rsidR="00C3399D" w:rsidRPr="004A5736" w:rsidRDefault="00C3399D" w:rsidP="00C3399D">
      <w:pPr>
        <w:shd w:val="clear" w:color="auto" w:fill="FFFFFF"/>
        <w:spacing w:after="0" w:line="240" w:lineRule="auto"/>
        <w:rPr>
          <w:ins w:id="83" w:author="Unknown"/>
          <w:rFonts w:ascii="Times New Roman" w:eastAsia="Times New Roman" w:hAnsi="Times New Roman" w:cs="Times New Roman"/>
          <w:color w:val="000000"/>
          <w:sz w:val="24"/>
          <w:szCs w:val="24"/>
        </w:rPr>
      </w:pPr>
      <w:ins w:id="84" w:author="Unknown">
        <w:r w:rsidRPr="004A5736">
          <w:rPr>
            <w:rFonts w:ascii="Times New Roman" w:eastAsia="Times New Roman" w:hAnsi="Times New Roman" w:cs="Times New Roman"/>
            <w:b/>
            <w:bCs/>
            <w:color w:val="000000"/>
            <w:sz w:val="24"/>
            <w:szCs w:val="24"/>
          </w:rPr>
          <w:t>3. </w:t>
        </w:r>
        <w:proofErr w:type="spellStart"/>
        <w:proofErr w:type="gramStart"/>
        <w:r w:rsidRPr="004A5736">
          <w:rPr>
            <w:rFonts w:ascii="Times New Roman" w:eastAsia="Times New Roman" w:hAnsi="Times New Roman" w:cs="Times New Roman"/>
            <w:b/>
            <w:bCs/>
            <w:color w:val="FF0000"/>
            <w:sz w:val="24"/>
            <w:szCs w:val="24"/>
          </w:rPr>
          <w:t>boolean</w:t>
        </w:r>
        <w:proofErr w:type="spellEnd"/>
        <w:proofErr w:type="gramEnd"/>
        <w:r w:rsidRPr="004A5736">
          <w:rPr>
            <w:rFonts w:ascii="Times New Roman" w:eastAsia="Times New Roman" w:hAnsi="Times New Roman" w:cs="Times New Roman"/>
            <w:b/>
            <w:bCs/>
            <w:color w:val="FF0000"/>
            <w:sz w:val="24"/>
            <w:szCs w:val="24"/>
          </w:rPr>
          <w:t xml:space="preserve"> </w:t>
        </w:r>
        <w:proofErr w:type="spellStart"/>
        <w:r w:rsidRPr="004A5736">
          <w:rPr>
            <w:rFonts w:ascii="Times New Roman" w:eastAsia="Times New Roman" w:hAnsi="Times New Roman" w:cs="Times New Roman"/>
            <w:b/>
            <w:bCs/>
            <w:color w:val="FF0000"/>
            <w:sz w:val="24"/>
            <w:szCs w:val="24"/>
          </w:rPr>
          <w:t>addAll</w:t>
        </w:r>
        <w:proofErr w:type="spellEnd"/>
        <w:r w:rsidRPr="004A5736">
          <w:rPr>
            <w:rFonts w:ascii="Times New Roman" w:eastAsia="Times New Roman" w:hAnsi="Times New Roman" w:cs="Times New Roman"/>
            <w:b/>
            <w:bCs/>
            <w:color w:val="FF0000"/>
            <w:sz w:val="24"/>
            <w:szCs w:val="24"/>
          </w:rPr>
          <w:t>(Collection c):</w:t>
        </w:r>
        <w:r w:rsidRPr="004A5736">
          <w:rPr>
            <w:rFonts w:ascii="Times New Roman" w:eastAsia="Times New Roman" w:hAnsi="Times New Roman" w:cs="Times New Roman"/>
            <w:color w:val="000000"/>
            <w:sz w:val="24"/>
            <w:szCs w:val="24"/>
          </w:rPr>
          <w:t> Here, Collection c represents a group of elements. This method is used to add/insert a group of elements at the end of the last element.</w:t>
        </w:r>
      </w:ins>
    </w:p>
    <w:p w:rsidR="00C3399D" w:rsidRPr="004A5736" w:rsidRDefault="00C3399D" w:rsidP="00C3399D">
      <w:pPr>
        <w:shd w:val="clear" w:color="auto" w:fill="FFFFFF"/>
        <w:spacing w:after="144" w:line="240" w:lineRule="auto"/>
        <w:rPr>
          <w:ins w:id="85" w:author="Unknown"/>
          <w:rFonts w:ascii="Times New Roman" w:eastAsia="Times New Roman" w:hAnsi="Times New Roman" w:cs="Times New Roman"/>
          <w:color w:val="000000"/>
          <w:sz w:val="24"/>
          <w:szCs w:val="24"/>
        </w:rPr>
      </w:pPr>
      <w:ins w:id="86" w:author="Unknown">
        <w:r w:rsidRPr="004A5736">
          <w:rPr>
            <w:rFonts w:ascii="Times New Roman" w:eastAsia="Times New Roman" w:hAnsi="Times New Roman" w:cs="Times New Roman"/>
            <w:color w:val="000000"/>
            <w:sz w:val="24"/>
            <w:szCs w:val="24"/>
          </w:rPr>
          <w:t>For example, suppose we want to add three elements x, y, and z at positions 0, 1, and 2 respectively in a list.</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87" w:author="Unknown"/>
          <w:rFonts w:ascii="Times New Roman" w:eastAsia="Times New Roman" w:hAnsi="Times New Roman" w:cs="Times New Roman"/>
          <w:color w:val="FFFFFF"/>
          <w:sz w:val="24"/>
          <w:szCs w:val="24"/>
        </w:rPr>
      </w:pPr>
      <w:proofErr w:type="spellStart"/>
      <w:proofErr w:type="gramStart"/>
      <w:ins w:id="88" w:author="Unknown">
        <w:r w:rsidRPr="004A5736">
          <w:rPr>
            <w:rFonts w:ascii="Times New Roman" w:eastAsia="Times New Roman" w:hAnsi="Times New Roman" w:cs="Times New Roman"/>
            <w:color w:val="FFFFFF"/>
            <w:sz w:val="24"/>
            <w:szCs w:val="24"/>
          </w:rPr>
          <w:t>list.add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"x");</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89" w:author="Unknown"/>
          <w:rFonts w:ascii="Times New Roman" w:eastAsia="Times New Roman" w:hAnsi="Times New Roman" w:cs="Times New Roman"/>
          <w:color w:val="FFFFFF"/>
          <w:sz w:val="24"/>
          <w:szCs w:val="24"/>
        </w:rPr>
      </w:pPr>
      <w:proofErr w:type="spellStart"/>
      <w:proofErr w:type="gramStart"/>
      <w:ins w:id="90" w:author="Unknown">
        <w:r w:rsidRPr="004A5736">
          <w:rPr>
            <w:rFonts w:ascii="Times New Roman" w:eastAsia="Times New Roman" w:hAnsi="Times New Roman" w:cs="Times New Roman"/>
            <w:color w:val="FFFFFF"/>
            <w:sz w:val="24"/>
            <w:szCs w:val="24"/>
          </w:rPr>
          <w:t>list.add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"y");</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91" w:author="Unknown"/>
          <w:rFonts w:ascii="Times New Roman" w:eastAsia="Times New Roman" w:hAnsi="Times New Roman" w:cs="Times New Roman"/>
          <w:color w:val="FFFFFF"/>
          <w:sz w:val="24"/>
          <w:szCs w:val="24"/>
        </w:rPr>
      </w:pPr>
      <w:proofErr w:type="spellStart"/>
      <w:proofErr w:type="gramStart"/>
      <w:ins w:id="92" w:author="Unknown">
        <w:r w:rsidRPr="004A5736">
          <w:rPr>
            <w:rFonts w:ascii="Times New Roman" w:eastAsia="Times New Roman" w:hAnsi="Times New Roman" w:cs="Times New Roman"/>
            <w:color w:val="FFFFFF"/>
            <w:sz w:val="24"/>
            <w:szCs w:val="24"/>
          </w:rPr>
          <w:t>list.add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"z");</w:t>
        </w:r>
      </w:ins>
    </w:p>
    <w:p w:rsidR="00C3399D" w:rsidRPr="004A5736" w:rsidRDefault="00C3399D" w:rsidP="00C3399D">
      <w:pPr>
        <w:shd w:val="clear" w:color="auto" w:fill="FFFFFF"/>
        <w:spacing w:after="144" w:line="240" w:lineRule="auto"/>
        <w:rPr>
          <w:ins w:id="93" w:author="Unknown"/>
          <w:rFonts w:ascii="Times New Roman" w:eastAsia="Times New Roman" w:hAnsi="Times New Roman" w:cs="Times New Roman"/>
          <w:color w:val="000000"/>
          <w:sz w:val="24"/>
          <w:szCs w:val="24"/>
        </w:rPr>
      </w:pPr>
      <w:ins w:id="94" w:author="Unknown">
        <w:r w:rsidRPr="004A5736">
          <w:rPr>
            <w:rFonts w:ascii="Times New Roman" w:eastAsia="Times New Roman" w:hAnsi="Times New Roman" w:cs="Times New Roman"/>
            <w:color w:val="000000"/>
            <w:sz w:val="24"/>
            <w:szCs w:val="24"/>
          </w:rPr>
          <w:lastRenderedPageBreak/>
          <w:t>Now we will create a list of another group of elements like this:</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95" w:author="Unknown"/>
          <w:rFonts w:ascii="Times New Roman" w:eastAsia="Times New Roman" w:hAnsi="Times New Roman" w:cs="Times New Roman"/>
          <w:color w:val="FFFFFF"/>
          <w:sz w:val="24"/>
          <w:szCs w:val="24"/>
        </w:rPr>
      </w:pPr>
      <w:proofErr w:type="gramStart"/>
      <w:ins w:id="96" w:author="Unknown">
        <w:r w:rsidRPr="004A5736">
          <w:rPr>
            <w:rFonts w:ascii="Times New Roman" w:eastAsia="Times New Roman" w:hAnsi="Times New Roman" w:cs="Times New Roman"/>
            <w:color w:val="FFFFFF"/>
            <w:sz w:val="24"/>
            <w:szCs w:val="24"/>
          </w:rPr>
          <w:t>list1.add(</w:t>
        </w:r>
        <w:proofErr w:type="gramEnd"/>
        <w:r w:rsidRPr="004A5736">
          <w:rPr>
            <w:rFonts w:ascii="Times New Roman" w:eastAsia="Times New Roman" w:hAnsi="Times New Roman" w:cs="Times New Roman"/>
            <w:color w:val="FFFFFF"/>
            <w:sz w:val="24"/>
            <w:szCs w:val="24"/>
          </w:rPr>
          <w:t>"a");</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97" w:author="Unknown"/>
          <w:rFonts w:ascii="Times New Roman" w:eastAsia="Times New Roman" w:hAnsi="Times New Roman" w:cs="Times New Roman"/>
          <w:color w:val="FFFFFF"/>
          <w:sz w:val="24"/>
          <w:szCs w:val="24"/>
        </w:rPr>
      </w:pPr>
      <w:proofErr w:type="gramStart"/>
      <w:ins w:id="98" w:author="Unknown">
        <w:r w:rsidRPr="004A5736">
          <w:rPr>
            <w:rFonts w:ascii="Times New Roman" w:eastAsia="Times New Roman" w:hAnsi="Times New Roman" w:cs="Times New Roman"/>
            <w:color w:val="FFFFFF"/>
            <w:sz w:val="24"/>
            <w:szCs w:val="24"/>
          </w:rPr>
          <w:t>list1.add(</w:t>
        </w:r>
        <w:proofErr w:type="gramEnd"/>
        <w:r w:rsidRPr="004A5736">
          <w:rPr>
            <w:rFonts w:ascii="Times New Roman" w:eastAsia="Times New Roman" w:hAnsi="Times New Roman" w:cs="Times New Roman"/>
            <w:color w:val="FFFFFF"/>
            <w:sz w:val="24"/>
            <w:szCs w:val="24"/>
          </w:rPr>
          <w:t>"b");</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99" w:author="Unknown"/>
          <w:rFonts w:ascii="Times New Roman" w:eastAsia="Times New Roman" w:hAnsi="Times New Roman" w:cs="Times New Roman"/>
          <w:color w:val="FFFFFF"/>
          <w:sz w:val="24"/>
          <w:szCs w:val="24"/>
        </w:rPr>
      </w:pPr>
      <w:proofErr w:type="gramStart"/>
      <w:ins w:id="100" w:author="Unknown">
        <w:r w:rsidRPr="004A5736">
          <w:rPr>
            <w:rFonts w:ascii="Times New Roman" w:eastAsia="Times New Roman" w:hAnsi="Times New Roman" w:cs="Times New Roman"/>
            <w:color w:val="FFFFFF"/>
            <w:sz w:val="24"/>
            <w:szCs w:val="24"/>
          </w:rPr>
          <w:t>list1.add(</w:t>
        </w:r>
        <w:proofErr w:type="gramEnd"/>
        <w:r w:rsidRPr="004A5736">
          <w:rPr>
            <w:rFonts w:ascii="Times New Roman" w:eastAsia="Times New Roman" w:hAnsi="Times New Roman" w:cs="Times New Roman"/>
            <w:color w:val="FFFFFF"/>
            <w:sz w:val="24"/>
            <w:szCs w:val="24"/>
          </w:rPr>
          <w:t>"c");</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Times New Roman" w:eastAsia="Times New Roman" w:hAnsi="Times New Roman" w:cs="Times New Roman"/>
          <w:color w:val="FFFFFF"/>
          <w:sz w:val="24"/>
          <w:szCs w:val="24"/>
        </w:rPr>
      </w:pPr>
      <w:proofErr w:type="spellStart"/>
      <w:proofErr w:type="gramStart"/>
      <w:ins w:id="101" w:author="Unknown">
        <w:r w:rsidRPr="004A5736">
          <w:rPr>
            <w:rFonts w:ascii="Times New Roman" w:eastAsia="Times New Roman" w:hAnsi="Times New Roman" w:cs="Times New Roman"/>
            <w:color w:val="FFFFFF"/>
            <w:sz w:val="24"/>
            <w:szCs w:val="24"/>
          </w:rPr>
          <w:t>list.addAll</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list1);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102" w:author="Unknown"/>
          <w:rFonts w:ascii="Times New Roman" w:eastAsia="Times New Roman" w:hAnsi="Times New Roman" w:cs="Times New Roman"/>
          <w:color w:val="FFFFFF"/>
          <w:sz w:val="24"/>
          <w:szCs w:val="24"/>
        </w:rPr>
      </w:pPr>
      <w:ins w:id="103" w:author="Unknown">
        <w:r w:rsidRPr="004A5736">
          <w:rPr>
            <w:rFonts w:ascii="Times New Roman" w:eastAsia="Times New Roman" w:hAnsi="Times New Roman" w:cs="Times New Roman"/>
            <w:color w:val="FFFFFF"/>
            <w:sz w:val="24"/>
            <w:szCs w:val="24"/>
          </w:rPr>
          <w:t>// It will add group of elements at the end of the last element in the list. The last element is z. So, after z, it will add list1 as shown in above figure.</w:t>
        </w:r>
      </w:ins>
    </w:p>
    <w:p w:rsidR="00C3399D" w:rsidRPr="004A5736" w:rsidRDefault="00C3399D" w:rsidP="00C3399D">
      <w:pPr>
        <w:shd w:val="clear" w:color="auto" w:fill="FFFFFF"/>
        <w:spacing w:after="0" w:line="240" w:lineRule="auto"/>
        <w:rPr>
          <w:ins w:id="104" w:author="Unknown"/>
          <w:rFonts w:ascii="Times New Roman" w:eastAsia="Times New Roman" w:hAnsi="Times New Roman" w:cs="Times New Roman"/>
          <w:color w:val="000000"/>
          <w:sz w:val="24"/>
          <w:szCs w:val="24"/>
        </w:rPr>
      </w:pPr>
      <w:ins w:id="105" w:author="Unknown">
        <w:r w:rsidRPr="004A5736">
          <w:rPr>
            <w:rFonts w:ascii="Times New Roman" w:eastAsia="Times New Roman" w:hAnsi="Times New Roman" w:cs="Times New Roman"/>
            <w:b/>
            <w:bCs/>
            <w:color w:val="000000"/>
            <w:sz w:val="24"/>
            <w:szCs w:val="24"/>
          </w:rPr>
          <w:t>4. </w:t>
        </w:r>
        <w:proofErr w:type="spellStart"/>
        <w:proofErr w:type="gramStart"/>
        <w:r w:rsidRPr="004A5736">
          <w:rPr>
            <w:rFonts w:ascii="Times New Roman" w:eastAsia="Times New Roman" w:hAnsi="Times New Roman" w:cs="Times New Roman"/>
            <w:b/>
            <w:bCs/>
            <w:color w:val="FF0000"/>
            <w:sz w:val="24"/>
            <w:szCs w:val="24"/>
          </w:rPr>
          <w:t>boolean</w:t>
        </w:r>
        <w:proofErr w:type="spellEnd"/>
        <w:proofErr w:type="gramEnd"/>
        <w:r w:rsidRPr="004A5736">
          <w:rPr>
            <w:rFonts w:ascii="Times New Roman" w:eastAsia="Times New Roman" w:hAnsi="Times New Roman" w:cs="Times New Roman"/>
            <w:b/>
            <w:bCs/>
            <w:color w:val="FF0000"/>
            <w:sz w:val="24"/>
            <w:szCs w:val="24"/>
          </w:rPr>
          <w:t xml:space="preserve"> </w:t>
        </w:r>
        <w:proofErr w:type="spellStart"/>
        <w:r w:rsidRPr="004A5736">
          <w:rPr>
            <w:rFonts w:ascii="Times New Roman" w:eastAsia="Times New Roman" w:hAnsi="Times New Roman" w:cs="Times New Roman"/>
            <w:b/>
            <w:bCs/>
            <w:color w:val="FF0000"/>
            <w:sz w:val="24"/>
            <w:szCs w:val="24"/>
          </w:rPr>
          <w:t>addAll</w:t>
        </w:r>
        <w:proofErr w:type="spellEnd"/>
        <w:r w:rsidRPr="004A5736">
          <w:rPr>
            <w:rFonts w:ascii="Times New Roman" w:eastAsia="Times New Roman" w:hAnsi="Times New Roman" w:cs="Times New Roman"/>
            <w:b/>
            <w:bCs/>
            <w:color w:val="FF0000"/>
            <w:sz w:val="24"/>
            <w:szCs w:val="24"/>
          </w:rPr>
          <w:t>(</w:t>
        </w:r>
        <w:proofErr w:type="spellStart"/>
        <w:r w:rsidRPr="004A5736">
          <w:rPr>
            <w:rFonts w:ascii="Times New Roman" w:eastAsia="Times New Roman" w:hAnsi="Times New Roman" w:cs="Times New Roman"/>
            <w:b/>
            <w:bCs/>
            <w:color w:val="FF0000"/>
            <w:sz w:val="24"/>
            <w:szCs w:val="24"/>
          </w:rPr>
          <w:t>int</w:t>
        </w:r>
        <w:proofErr w:type="spellEnd"/>
        <w:r w:rsidRPr="004A5736">
          <w:rPr>
            <w:rFonts w:ascii="Times New Roman" w:eastAsia="Times New Roman" w:hAnsi="Times New Roman" w:cs="Times New Roman"/>
            <w:b/>
            <w:bCs/>
            <w:color w:val="FF0000"/>
            <w:sz w:val="24"/>
            <w:szCs w:val="24"/>
          </w:rPr>
          <w:t xml:space="preserve"> index, Collection c):</w:t>
        </w:r>
        <w:r w:rsidRPr="004A5736">
          <w:rPr>
            <w:rFonts w:ascii="Times New Roman" w:eastAsia="Times New Roman" w:hAnsi="Times New Roman" w:cs="Times New Roman"/>
            <w:color w:val="000000"/>
            <w:sz w:val="24"/>
            <w:szCs w:val="24"/>
          </w:rPr>
          <w:t> This method is used to add/insert a group of elements at a particular position in the list and shift the subsequent elements to the right by increasing their indices.</w:t>
        </w:r>
      </w:ins>
    </w:p>
    <w:p w:rsidR="00C3399D" w:rsidRPr="004A5736" w:rsidRDefault="00C3399D" w:rsidP="00C3399D">
      <w:pPr>
        <w:shd w:val="clear" w:color="auto" w:fill="FFFFFF"/>
        <w:spacing w:after="144" w:line="240" w:lineRule="auto"/>
        <w:rPr>
          <w:ins w:id="106" w:author="Unknown"/>
          <w:rFonts w:ascii="Times New Roman" w:eastAsia="Times New Roman" w:hAnsi="Times New Roman" w:cs="Times New Roman"/>
          <w:color w:val="000000"/>
          <w:sz w:val="24"/>
          <w:szCs w:val="24"/>
        </w:rPr>
      </w:pPr>
      <w:ins w:id="107" w:author="Unknown">
        <w:r w:rsidRPr="004A5736">
          <w:rPr>
            <w:rFonts w:ascii="Times New Roman" w:eastAsia="Times New Roman" w:hAnsi="Times New Roman" w:cs="Times New Roman"/>
            <w:color w:val="000000"/>
            <w:sz w:val="24"/>
            <w:szCs w:val="24"/>
          </w:rPr>
          <w:t>For example, suppose we want to add three elements at positions 1, 2, and 3 respectively in a list using list1 reference variable.</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108" w:author="Unknown"/>
          <w:rFonts w:ascii="Times New Roman" w:eastAsia="Times New Roman" w:hAnsi="Times New Roman" w:cs="Times New Roman"/>
          <w:color w:val="FFFFFF"/>
          <w:sz w:val="24"/>
          <w:szCs w:val="24"/>
        </w:rPr>
      </w:pPr>
      <w:proofErr w:type="gramStart"/>
      <w:ins w:id="109" w:author="Unknown">
        <w:r w:rsidRPr="004A5736">
          <w:rPr>
            <w:rFonts w:ascii="Times New Roman" w:eastAsia="Times New Roman" w:hAnsi="Times New Roman" w:cs="Times New Roman"/>
            <w:color w:val="FFFFFF"/>
            <w:sz w:val="24"/>
            <w:szCs w:val="24"/>
          </w:rPr>
          <w:t>list1.add(</w:t>
        </w:r>
        <w:proofErr w:type="gramEnd"/>
        <w:r w:rsidRPr="004A5736">
          <w:rPr>
            <w:rFonts w:ascii="Times New Roman" w:eastAsia="Times New Roman" w:hAnsi="Times New Roman" w:cs="Times New Roman"/>
            <w:color w:val="FFFFFF"/>
            <w:sz w:val="24"/>
            <w:szCs w:val="24"/>
          </w:rPr>
          <w:t>"A");</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110" w:author="Unknown"/>
          <w:rFonts w:ascii="Times New Roman" w:eastAsia="Times New Roman" w:hAnsi="Times New Roman" w:cs="Times New Roman"/>
          <w:color w:val="FFFFFF"/>
          <w:sz w:val="24"/>
          <w:szCs w:val="24"/>
        </w:rPr>
      </w:pPr>
      <w:proofErr w:type="gramStart"/>
      <w:ins w:id="111" w:author="Unknown">
        <w:r w:rsidRPr="004A5736">
          <w:rPr>
            <w:rFonts w:ascii="Times New Roman" w:eastAsia="Times New Roman" w:hAnsi="Times New Roman" w:cs="Times New Roman"/>
            <w:color w:val="FFFFFF"/>
            <w:sz w:val="24"/>
            <w:szCs w:val="24"/>
          </w:rPr>
          <w:t>list1.add(</w:t>
        </w:r>
        <w:proofErr w:type="gramEnd"/>
        <w:r w:rsidRPr="004A5736">
          <w:rPr>
            <w:rFonts w:ascii="Times New Roman" w:eastAsia="Times New Roman" w:hAnsi="Times New Roman" w:cs="Times New Roman"/>
            <w:color w:val="FFFFFF"/>
            <w:sz w:val="24"/>
            <w:szCs w:val="24"/>
          </w:rPr>
          <w:t>"B");</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112" w:author="Unknown"/>
          <w:rFonts w:ascii="Times New Roman" w:eastAsia="Times New Roman" w:hAnsi="Times New Roman" w:cs="Times New Roman"/>
          <w:color w:val="FFFFFF"/>
          <w:sz w:val="24"/>
          <w:szCs w:val="24"/>
        </w:rPr>
      </w:pPr>
      <w:proofErr w:type="gramStart"/>
      <w:ins w:id="113" w:author="Unknown">
        <w:r w:rsidRPr="004A5736">
          <w:rPr>
            <w:rFonts w:ascii="Times New Roman" w:eastAsia="Times New Roman" w:hAnsi="Times New Roman" w:cs="Times New Roman"/>
            <w:color w:val="FFFFFF"/>
            <w:sz w:val="24"/>
            <w:szCs w:val="24"/>
          </w:rPr>
          <w:t>list1.add(</w:t>
        </w:r>
        <w:proofErr w:type="gramEnd"/>
        <w:r w:rsidRPr="004A5736">
          <w:rPr>
            <w:rFonts w:ascii="Times New Roman" w:eastAsia="Times New Roman" w:hAnsi="Times New Roman" w:cs="Times New Roman"/>
            <w:color w:val="FFFFFF"/>
            <w:sz w:val="24"/>
            <w:szCs w:val="24"/>
          </w:rPr>
          <w:t>"C");</w:t>
        </w:r>
      </w:ins>
    </w:p>
    <w:p w:rsidR="00C3399D" w:rsidRPr="004A5736" w:rsidRDefault="00C3399D" w:rsidP="00C3399D">
      <w:pPr>
        <w:shd w:val="clear" w:color="auto" w:fill="FFFFFF"/>
        <w:spacing w:after="144" w:line="240" w:lineRule="auto"/>
        <w:rPr>
          <w:ins w:id="114" w:author="Unknown"/>
          <w:rFonts w:ascii="Times New Roman" w:eastAsia="Times New Roman" w:hAnsi="Times New Roman" w:cs="Times New Roman"/>
          <w:color w:val="000000"/>
          <w:sz w:val="24"/>
          <w:szCs w:val="24"/>
        </w:rPr>
      </w:pPr>
      <w:ins w:id="115" w:author="Unknown">
        <w:r w:rsidRPr="004A5736">
          <w:rPr>
            <w:rFonts w:ascii="Times New Roman" w:eastAsia="Times New Roman" w:hAnsi="Times New Roman" w:cs="Times New Roman"/>
            <w:color w:val="000000"/>
            <w:sz w:val="24"/>
            <w:szCs w:val="24"/>
          </w:rPr>
          <w:t>Now we will create a list of another group of elements using list2 reference variable.</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116" w:author="Unknown"/>
          <w:rFonts w:ascii="Times New Roman" w:eastAsia="Times New Roman" w:hAnsi="Times New Roman" w:cs="Times New Roman"/>
          <w:color w:val="FFFFFF"/>
          <w:sz w:val="24"/>
          <w:szCs w:val="24"/>
        </w:rPr>
      </w:pPr>
      <w:proofErr w:type="gramStart"/>
      <w:ins w:id="117" w:author="Unknown">
        <w:r w:rsidRPr="004A5736">
          <w:rPr>
            <w:rFonts w:ascii="Times New Roman" w:eastAsia="Times New Roman" w:hAnsi="Times New Roman" w:cs="Times New Roman"/>
            <w:color w:val="FFFFFF"/>
            <w:sz w:val="24"/>
            <w:szCs w:val="24"/>
          </w:rPr>
          <w:t>list2.add(</w:t>
        </w:r>
        <w:proofErr w:type="gramEnd"/>
        <w:r w:rsidRPr="004A5736">
          <w:rPr>
            <w:rFonts w:ascii="Times New Roman" w:eastAsia="Times New Roman" w:hAnsi="Times New Roman" w:cs="Times New Roman"/>
            <w:color w:val="FFFFFF"/>
            <w:sz w:val="24"/>
            <w:szCs w:val="24"/>
          </w:rPr>
          <w:t>"G");</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118" w:author="Unknown"/>
          <w:rFonts w:ascii="Times New Roman" w:eastAsia="Times New Roman" w:hAnsi="Times New Roman" w:cs="Times New Roman"/>
          <w:color w:val="FFFFFF"/>
          <w:sz w:val="24"/>
          <w:szCs w:val="24"/>
        </w:rPr>
      </w:pPr>
      <w:proofErr w:type="gramStart"/>
      <w:ins w:id="119" w:author="Unknown">
        <w:r w:rsidRPr="004A5736">
          <w:rPr>
            <w:rFonts w:ascii="Times New Roman" w:eastAsia="Times New Roman" w:hAnsi="Times New Roman" w:cs="Times New Roman"/>
            <w:color w:val="FFFFFF"/>
            <w:sz w:val="24"/>
            <w:szCs w:val="24"/>
          </w:rPr>
          <w:t>list2.add(</w:t>
        </w:r>
        <w:proofErr w:type="gramEnd"/>
        <w:r w:rsidRPr="004A5736">
          <w:rPr>
            <w:rFonts w:ascii="Times New Roman" w:eastAsia="Times New Roman" w:hAnsi="Times New Roman" w:cs="Times New Roman"/>
            <w:color w:val="FFFFFF"/>
            <w:sz w:val="24"/>
            <w:szCs w:val="24"/>
          </w:rPr>
          <w:t>"H");</w:t>
        </w:r>
      </w:ins>
    </w:p>
    <w:p w:rsidR="00C3399D" w:rsidRPr="004A5736" w:rsidRDefault="00C3399D" w:rsidP="00C3399D">
      <w:pPr>
        <w:shd w:val="clear" w:color="auto" w:fill="FFFFFF"/>
        <w:spacing w:after="144" w:line="240" w:lineRule="auto"/>
        <w:rPr>
          <w:ins w:id="120" w:author="Unknown"/>
          <w:rFonts w:ascii="Times New Roman" w:eastAsia="Times New Roman" w:hAnsi="Times New Roman" w:cs="Times New Roman"/>
          <w:color w:val="000000"/>
          <w:sz w:val="24"/>
          <w:szCs w:val="24"/>
        </w:rPr>
      </w:pPr>
      <w:ins w:id="121" w:author="Unknown">
        <w:r w:rsidRPr="004A5736">
          <w:rPr>
            <w:rFonts w:ascii="Times New Roman" w:eastAsia="Times New Roman" w:hAnsi="Times New Roman" w:cs="Times New Roman"/>
            <w:color w:val="000000"/>
            <w:sz w:val="24"/>
            <w:szCs w:val="24"/>
          </w:rPr>
          <w:t xml:space="preserve">Assume that we want to add this group of elements at position 2 of the list1. So, we will call </w:t>
        </w:r>
        <w:proofErr w:type="spellStart"/>
        <w:proofErr w:type="gramStart"/>
        <w:r w:rsidRPr="004A5736">
          <w:rPr>
            <w:rFonts w:ascii="Times New Roman" w:eastAsia="Times New Roman" w:hAnsi="Times New Roman" w:cs="Times New Roman"/>
            <w:color w:val="000000"/>
            <w:sz w:val="24"/>
            <w:szCs w:val="24"/>
          </w:rPr>
          <w:t>addAll</w:t>
        </w:r>
        <w:proofErr w:type="spellEnd"/>
        <w:r w:rsidRPr="004A5736">
          <w:rPr>
            <w:rFonts w:ascii="Times New Roman" w:eastAsia="Times New Roman" w:hAnsi="Times New Roman" w:cs="Times New Roman"/>
            <w:color w:val="000000"/>
            <w:sz w:val="24"/>
            <w:szCs w:val="24"/>
          </w:rPr>
          <w:t>(</w:t>
        </w:r>
        <w:proofErr w:type="spellStart"/>
        <w:proofErr w:type="gramEnd"/>
        <w:r w:rsidRPr="004A5736">
          <w:rPr>
            <w:rFonts w:ascii="Times New Roman" w:eastAsia="Times New Roman" w:hAnsi="Times New Roman" w:cs="Times New Roman"/>
            <w:color w:val="000000"/>
            <w:sz w:val="24"/>
            <w:szCs w:val="24"/>
          </w:rPr>
          <w:t>int</w:t>
        </w:r>
        <w:proofErr w:type="spellEnd"/>
        <w:r w:rsidRPr="004A5736">
          <w:rPr>
            <w:rFonts w:ascii="Times New Roman" w:eastAsia="Times New Roman" w:hAnsi="Times New Roman" w:cs="Times New Roman"/>
            <w:color w:val="000000"/>
            <w:sz w:val="24"/>
            <w:szCs w:val="24"/>
          </w:rPr>
          <w:t xml:space="preserve"> index, Collection c) method like this:</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122" w:author="Unknown"/>
          <w:rFonts w:ascii="Times New Roman" w:eastAsia="Times New Roman" w:hAnsi="Times New Roman" w:cs="Times New Roman"/>
          <w:color w:val="FFFFFF"/>
          <w:sz w:val="24"/>
          <w:szCs w:val="24"/>
        </w:rPr>
      </w:pPr>
      <w:ins w:id="123" w:author="Unknown">
        <w:r w:rsidRPr="004A5736">
          <w:rPr>
            <w:rFonts w:ascii="Times New Roman" w:eastAsia="Times New Roman" w:hAnsi="Times New Roman" w:cs="Times New Roman"/>
            <w:color w:val="FFFFFF"/>
            <w:sz w:val="24"/>
            <w:szCs w:val="24"/>
          </w:rPr>
          <w:t xml:space="preserve"> </w:t>
        </w:r>
        <w:proofErr w:type="gramStart"/>
        <w:r w:rsidRPr="004A5736">
          <w:rPr>
            <w:rFonts w:ascii="Times New Roman" w:eastAsia="Times New Roman" w:hAnsi="Times New Roman" w:cs="Times New Roman"/>
            <w:color w:val="FFFFFF"/>
            <w:sz w:val="24"/>
            <w:szCs w:val="24"/>
          </w:rPr>
          <w:t>list1.addAll(</w:t>
        </w:r>
        <w:proofErr w:type="gramEnd"/>
        <w:r w:rsidRPr="004A5736">
          <w:rPr>
            <w:rFonts w:ascii="Times New Roman" w:eastAsia="Times New Roman" w:hAnsi="Times New Roman" w:cs="Times New Roman"/>
            <w:color w:val="FFFFFF"/>
            <w:sz w:val="24"/>
            <w:szCs w:val="24"/>
          </w:rPr>
          <w:t>2, list2); // You will see that element C is shifted to right at position 4 as shown in the figure.</w:t>
        </w:r>
      </w:ins>
    </w:p>
    <w:p w:rsidR="00C3399D" w:rsidRPr="004A5736" w:rsidRDefault="00C3399D" w:rsidP="00C3399D">
      <w:pPr>
        <w:shd w:val="clear" w:color="auto" w:fill="FFFFFF"/>
        <w:spacing w:after="0" w:line="240" w:lineRule="auto"/>
        <w:rPr>
          <w:ins w:id="124" w:author="Unknown"/>
          <w:rFonts w:ascii="Times New Roman" w:eastAsia="Times New Roman" w:hAnsi="Times New Roman" w:cs="Times New Roman"/>
          <w:color w:val="000000"/>
          <w:sz w:val="24"/>
          <w:szCs w:val="24"/>
        </w:rPr>
      </w:pPr>
      <w:ins w:id="125" w:author="Unknown">
        <w:r w:rsidRPr="004A5736">
          <w:rPr>
            <w:rFonts w:ascii="Times New Roman" w:eastAsia="Times New Roman" w:hAnsi="Times New Roman" w:cs="Times New Roman"/>
            <w:b/>
            <w:bCs/>
            <w:color w:val="000000"/>
            <w:sz w:val="24"/>
            <w:szCs w:val="24"/>
          </w:rPr>
          <w:t>5. </w:t>
        </w:r>
        <w:proofErr w:type="gramStart"/>
        <w:r w:rsidRPr="004A5736">
          <w:rPr>
            <w:rFonts w:ascii="Times New Roman" w:eastAsia="Times New Roman" w:hAnsi="Times New Roman" w:cs="Times New Roman"/>
            <w:b/>
            <w:bCs/>
            <w:color w:val="FF0000"/>
            <w:sz w:val="24"/>
            <w:szCs w:val="24"/>
          </w:rPr>
          <w:t>object</w:t>
        </w:r>
        <w:proofErr w:type="gramEnd"/>
        <w:r w:rsidRPr="004A5736">
          <w:rPr>
            <w:rFonts w:ascii="Times New Roman" w:eastAsia="Times New Roman" w:hAnsi="Times New Roman" w:cs="Times New Roman"/>
            <w:b/>
            <w:bCs/>
            <w:color w:val="FF0000"/>
            <w:sz w:val="24"/>
            <w:szCs w:val="24"/>
          </w:rPr>
          <w:t xml:space="preserve"> remove(</w:t>
        </w:r>
        <w:proofErr w:type="spellStart"/>
        <w:r w:rsidRPr="004A5736">
          <w:rPr>
            <w:rFonts w:ascii="Times New Roman" w:eastAsia="Times New Roman" w:hAnsi="Times New Roman" w:cs="Times New Roman"/>
            <w:b/>
            <w:bCs/>
            <w:color w:val="FF0000"/>
            <w:sz w:val="24"/>
            <w:szCs w:val="24"/>
          </w:rPr>
          <w:t>int</w:t>
        </w:r>
        <w:proofErr w:type="spellEnd"/>
        <w:r w:rsidRPr="004A5736">
          <w:rPr>
            <w:rFonts w:ascii="Times New Roman" w:eastAsia="Times New Roman" w:hAnsi="Times New Roman" w:cs="Times New Roman"/>
            <w:b/>
            <w:bCs/>
            <w:color w:val="FF0000"/>
            <w:sz w:val="24"/>
            <w:szCs w:val="24"/>
          </w:rPr>
          <w:t xml:space="preserve"> index):</w:t>
        </w:r>
        <w:r w:rsidRPr="004A5736">
          <w:rPr>
            <w:rFonts w:ascii="Times New Roman" w:eastAsia="Times New Roman" w:hAnsi="Times New Roman" w:cs="Times New Roman"/>
            <w:color w:val="000000"/>
            <w:sz w:val="24"/>
            <w:szCs w:val="24"/>
          </w:rPr>
          <w:t> It is used to remove an element at a specified position in the list. For example, consider the above figure.</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126" w:author="Unknown"/>
          <w:rFonts w:ascii="Times New Roman" w:eastAsia="Times New Roman" w:hAnsi="Times New Roman" w:cs="Times New Roman"/>
          <w:color w:val="FFFFFF"/>
          <w:sz w:val="24"/>
          <w:szCs w:val="24"/>
        </w:rPr>
      </w:pPr>
      <w:proofErr w:type="gramStart"/>
      <w:ins w:id="127" w:author="Unknown">
        <w:r w:rsidRPr="004A5736">
          <w:rPr>
            <w:rFonts w:ascii="Times New Roman" w:eastAsia="Times New Roman" w:hAnsi="Times New Roman" w:cs="Times New Roman"/>
            <w:color w:val="FFFFFF"/>
            <w:sz w:val="24"/>
            <w:szCs w:val="24"/>
          </w:rPr>
          <w:t>list1.remove(</w:t>
        </w:r>
        <w:proofErr w:type="gramEnd"/>
        <w:r w:rsidRPr="004A5736">
          <w:rPr>
            <w:rFonts w:ascii="Times New Roman" w:eastAsia="Times New Roman" w:hAnsi="Times New Roman" w:cs="Times New Roman"/>
            <w:color w:val="FFFFFF"/>
            <w:sz w:val="24"/>
            <w:szCs w:val="24"/>
          </w:rPr>
          <w:t>2); // It will remove the element at 2nd position and element D which is at 3rd position, will be shifted to the left at the 2nd position. The output will be A, B, D.</w:t>
        </w:r>
      </w:ins>
    </w:p>
    <w:p w:rsidR="00C3399D" w:rsidRPr="004A5736" w:rsidRDefault="00C3399D" w:rsidP="00C3399D">
      <w:pPr>
        <w:shd w:val="clear" w:color="auto" w:fill="FFFFFF"/>
        <w:spacing w:after="0" w:line="240" w:lineRule="auto"/>
        <w:rPr>
          <w:ins w:id="128" w:author="Unknown"/>
          <w:rFonts w:ascii="Times New Roman" w:eastAsia="Times New Roman" w:hAnsi="Times New Roman" w:cs="Times New Roman"/>
          <w:color w:val="000000"/>
          <w:sz w:val="24"/>
          <w:szCs w:val="24"/>
        </w:rPr>
      </w:pPr>
      <w:ins w:id="129" w:author="Unknown">
        <w:r w:rsidRPr="004A5736">
          <w:rPr>
            <w:rFonts w:ascii="Times New Roman" w:eastAsia="Times New Roman" w:hAnsi="Times New Roman" w:cs="Times New Roman"/>
            <w:b/>
            <w:bCs/>
            <w:color w:val="000000"/>
            <w:sz w:val="24"/>
            <w:szCs w:val="24"/>
          </w:rPr>
          <w:t>6. </w:t>
        </w:r>
        <w:proofErr w:type="gramStart"/>
        <w:r w:rsidRPr="004A5736">
          <w:rPr>
            <w:rFonts w:ascii="Times New Roman" w:eastAsia="Times New Roman" w:hAnsi="Times New Roman" w:cs="Times New Roman"/>
            <w:b/>
            <w:bCs/>
            <w:color w:val="FF0000"/>
            <w:sz w:val="24"/>
            <w:szCs w:val="24"/>
          </w:rPr>
          <w:t>object</w:t>
        </w:r>
        <w:proofErr w:type="gramEnd"/>
        <w:r w:rsidRPr="004A5736">
          <w:rPr>
            <w:rFonts w:ascii="Times New Roman" w:eastAsia="Times New Roman" w:hAnsi="Times New Roman" w:cs="Times New Roman"/>
            <w:b/>
            <w:bCs/>
            <w:color w:val="FF0000"/>
            <w:sz w:val="24"/>
            <w:szCs w:val="24"/>
          </w:rPr>
          <w:t xml:space="preserve"> get(</w:t>
        </w:r>
        <w:proofErr w:type="spellStart"/>
        <w:r w:rsidRPr="004A5736">
          <w:rPr>
            <w:rFonts w:ascii="Times New Roman" w:eastAsia="Times New Roman" w:hAnsi="Times New Roman" w:cs="Times New Roman"/>
            <w:b/>
            <w:bCs/>
            <w:color w:val="FF0000"/>
            <w:sz w:val="24"/>
            <w:szCs w:val="24"/>
          </w:rPr>
          <w:t>int</w:t>
        </w:r>
        <w:proofErr w:type="spellEnd"/>
        <w:r w:rsidRPr="004A5736">
          <w:rPr>
            <w:rFonts w:ascii="Times New Roman" w:eastAsia="Times New Roman" w:hAnsi="Times New Roman" w:cs="Times New Roman"/>
            <w:b/>
            <w:bCs/>
            <w:color w:val="FF0000"/>
            <w:sz w:val="24"/>
            <w:szCs w:val="24"/>
          </w:rPr>
          <w:t xml:space="preserve"> index):</w:t>
        </w:r>
        <w:r w:rsidRPr="004A5736">
          <w:rPr>
            <w:rFonts w:ascii="Times New Roman" w:eastAsia="Times New Roman" w:hAnsi="Times New Roman" w:cs="Times New Roman"/>
            <w:color w:val="000000"/>
            <w:sz w:val="24"/>
            <w:szCs w:val="24"/>
          </w:rPr>
          <w:t xml:space="preserve"> This method is used to return element/object stored at a specified position in the list. The return type of </w:t>
        </w:r>
        <w:proofErr w:type="gramStart"/>
        <w:r w:rsidRPr="004A5736">
          <w:rPr>
            <w:rFonts w:ascii="Times New Roman" w:eastAsia="Times New Roman" w:hAnsi="Times New Roman" w:cs="Times New Roman"/>
            <w:color w:val="000000"/>
            <w:sz w:val="24"/>
            <w:szCs w:val="24"/>
          </w:rPr>
          <w:t>get(</w:t>
        </w:r>
        <w:proofErr w:type="gramEnd"/>
        <w:r w:rsidRPr="004A5736">
          <w:rPr>
            <w:rFonts w:ascii="Times New Roman" w:eastAsia="Times New Roman" w:hAnsi="Times New Roman" w:cs="Times New Roman"/>
            <w:color w:val="000000"/>
            <w:sz w:val="24"/>
            <w:szCs w:val="24"/>
          </w:rPr>
          <w:t xml:space="preserve">) method is Object and input type is </w:t>
        </w:r>
        <w:proofErr w:type="spellStart"/>
        <w:r w:rsidRPr="004A5736">
          <w:rPr>
            <w:rFonts w:ascii="Times New Roman" w:eastAsia="Times New Roman" w:hAnsi="Times New Roman" w:cs="Times New Roman"/>
            <w:color w:val="000000"/>
            <w:sz w:val="24"/>
            <w:szCs w:val="24"/>
          </w:rPr>
          <w:t>int</w:t>
        </w:r>
        <w:proofErr w:type="spellEnd"/>
        <w:r w:rsidRPr="004A5736">
          <w:rPr>
            <w:rFonts w:ascii="Times New Roman" w:eastAsia="Times New Roman" w:hAnsi="Times New Roman" w:cs="Times New Roman"/>
            <w:color w:val="000000"/>
            <w:sz w:val="24"/>
            <w:szCs w:val="24"/>
          </w:rPr>
          <w:t>[index of List].</w:t>
        </w:r>
      </w:ins>
    </w:p>
    <w:p w:rsidR="00C3399D" w:rsidRPr="004A5736" w:rsidRDefault="00C3399D" w:rsidP="00C3399D">
      <w:pPr>
        <w:shd w:val="clear" w:color="auto" w:fill="FFFFFF"/>
        <w:spacing w:after="144" w:line="240" w:lineRule="auto"/>
        <w:rPr>
          <w:ins w:id="130" w:author="Unknown"/>
          <w:rFonts w:ascii="Times New Roman" w:eastAsia="Times New Roman" w:hAnsi="Times New Roman" w:cs="Times New Roman"/>
          <w:color w:val="000000"/>
          <w:sz w:val="24"/>
          <w:szCs w:val="24"/>
        </w:rPr>
      </w:pPr>
      <w:ins w:id="131" w:author="Unknown">
        <w:r w:rsidRPr="004A5736">
          <w:rPr>
            <w:rFonts w:ascii="Times New Roman" w:eastAsia="Times New Roman" w:hAnsi="Times New Roman" w:cs="Times New Roman"/>
            <w:color w:val="000000"/>
            <w:sz w:val="24"/>
            <w:szCs w:val="24"/>
          </w:rPr>
          <w:t>For example:</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132" w:author="Unknown"/>
          <w:rFonts w:ascii="Times New Roman" w:eastAsia="Times New Roman" w:hAnsi="Times New Roman" w:cs="Times New Roman"/>
          <w:color w:val="FFFFFF"/>
          <w:sz w:val="24"/>
          <w:szCs w:val="24"/>
        </w:rPr>
      </w:pPr>
      <w:ins w:id="133" w:author="Unknown">
        <w:r w:rsidRPr="004A5736">
          <w:rPr>
            <w:rFonts w:ascii="Times New Roman" w:eastAsia="Times New Roman" w:hAnsi="Times New Roman" w:cs="Times New Roman"/>
            <w:color w:val="FFFFFF"/>
            <w:sz w:val="24"/>
            <w:szCs w:val="24"/>
          </w:rPr>
          <w:t xml:space="preserve"> </w:t>
        </w:r>
        <w:proofErr w:type="gramStart"/>
        <w:r w:rsidRPr="004A5736">
          <w:rPr>
            <w:rFonts w:ascii="Times New Roman" w:eastAsia="Times New Roman" w:hAnsi="Times New Roman" w:cs="Times New Roman"/>
            <w:color w:val="FFFFFF"/>
            <w:sz w:val="24"/>
            <w:szCs w:val="24"/>
          </w:rPr>
          <w:t>list1.get(</w:t>
        </w:r>
        <w:proofErr w:type="gramEnd"/>
        <w:r w:rsidRPr="004A5736">
          <w:rPr>
            <w:rFonts w:ascii="Times New Roman" w:eastAsia="Times New Roman" w:hAnsi="Times New Roman" w:cs="Times New Roman"/>
            <w:color w:val="FFFFFF"/>
            <w:sz w:val="24"/>
            <w:szCs w:val="24"/>
          </w:rPr>
          <w:t>2); // Output will be 'C'.</w:t>
        </w:r>
      </w:ins>
    </w:p>
    <w:p w:rsidR="00C3399D" w:rsidRPr="004A5736" w:rsidRDefault="00C3399D" w:rsidP="00C3399D">
      <w:pPr>
        <w:shd w:val="clear" w:color="auto" w:fill="FFFFFF"/>
        <w:spacing w:after="0" w:line="240" w:lineRule="auto"/>
        <w:rPr>
          <w:ins w:id="134" w:author="Unknown"/>
          <w:rFonts w:ascii="Times New Roman" w:eastAsia="Times New Roman" w:hAnsi="Times New Roman" w:cs="Times New Roman"/>
          <w:color w:val="000000"/>
          <w:sz w:val="24"/>
          <w:szCs w:val="24"/>
        </w:rPr>
      </w:pPr>
      <w:ins w:id="135" w:author="Unknown">
        <w:r w:rsidRPr="004A5736">
          <w:rPr>
            <w:rFonts w:ascii="Times New Roman" w:eastAsia="Times New Roman" w:hAnsi="Times New Roman" w:cs="Times New Roman"/>
            <w:b/>
            <w:bCs/>
            <w:color w:val="000000"/>
            <w:sz w:val="24"/>
            <w:szCs w:val="24"/>
          </w:rPr>
          <w:lastRenderedPageBreak/>
          <w:t>7. </w:t>
        </w:r>
        <w:proofErr w:type="spellStart"/>
        <w:proofErr w:type="gramStart"/>
        <w:r w:rsidRPr="004A5736">
          <w:rPr>
            <w:rFonts w:ascii="Times New Roman" w:eastAsia="Times New Roman" w:hAnsi="Times New Roman" w:cs="Times New Roman"/>
            <w:b/>
            <w:bCs/>
            <w:color w:val="FF0000"/>
            <w:sz w:val="24"/>
            <w:szCs w:val="24"/>
          </w:rPr>
          <w:t>int</w:t>
        </w:r>
        <w:proofErr w:type="spellEnd"/>
        <w:proofErr w:type="gramEnd"/>
        <w:r w:rsidRPr="004A5736">
          <w:rPr>
            <w:rFonts w:ascii="Times New Roman" w:eastAsia="Times New Roman" w:hAnsi="Times New Roman" w:cs="Times New Roman"/>
            <w:b/>
            <w:bCs/>
            <w:color w:val="FF0000"/>
            <w:sz w:val="24"/>
            <w:szCs w:val="24"/>
          </w:rPr>
          <w:t xml:space="preserve"> </w:t>
        </w:r>
        <w:proofErr w:type="spellStart"/>
        <w:r w:rsidRPr="004A5736">
          <w:rPr>
            <w:rFonts w:ascii="Times New Roman" w:eastAsia="Times New Roman" w:hAnsi="Times New Roman" w:cs="Times New Roman"/>
            <w:b/>
            <w:bCs/>
            <w:color w:val="FF0000"/>
            <w:sz w:val="24"/>
            <w:szCs w:val="24"/>
          </w:rPr>
          <w:t>indexOf</w:t>
        </w:r>
        <w:proofErr w:type="spellEnd"/>
        <w:r w:rsidRPr="004A5736">
          <w:rPr>
            <w:rFonts w:ascii="Times New Roman" w:eastAsia="Times New Roman" w:hAnsi="Times New Roman" w:cs="Times New Roman"/>
            <w:b/>
            <w:bCs/>
            <w:color w:val="FF0000"/>
            <w:sz w:val="24"/>
            <w:szCs w:val="24"/>
          </w:rPr>
          <w:t>(Object o):</w:t>
        </w:r>
        <w:r w:rsidRPr="004A5736">
          <w:rPr>
            <w:rFonts w:ascii="Times New Roman" w:eastAsia="Times New Roman" w:hAnsi="Times New Roman" w:cs="Times New Roman"/>
            <w:color w:val="000000"/>
            <w:sz w:val="24"/>
            <w:szCs w:val="24"/>
          </w:rPr>
          <w:t> It is used to return the index of a particular element of the first occurrence in the list. If the element is not present in the list then it will return -1. It takes as an argument as an element and returns as an integer value of that element as it is index value.</w:t>
        </w:r>
      </w:ins>
    </w:p>
    <w:p w:rsidR="00C3399D" w:rsidRPr="004A5736" w:rsidRDefault="00C3399D" w:rsidP="00C3399D">
      <w:pPr>
        <w:shd w:val="clear" w:color="auto" w:fill="FFFFFF"/>
        <w:spacing w:after="144" w:line="240" w:lineRule="auto"/>
        <w:rPr>
          <w:ins w:id="136" w:author="Unknown"/>
          <w:rFonts w:ascii="Times New Roman" w:eastAsia="Times New Roman" w:hAnsi="Times New Roman" w:cs="Times New Roman"/>
          <w:color w:val="000000"/>
          <w:sz w:val="24"/>
          <w:szCs w:val="24"/>
        </w:rPr>
      </w:pPr>
      <w:ins w:id="137" w:author="Unknown">
        <w:r w:rsidRPr="004A5736">
          <w:rPr>
            <w:rFonts w:ascii="Times New Roman" w:eastAsia="Times New Roman" w:hAnsi="Times New Roman" w:cs="Times New Roman"/>
            <w:color w:val="000000"/>
            <w:sz w:val="24"/>
            <w:szCs w:val="24"/>
          </w:rPr>
          <w:t>For example, suppose an element ‘A’ is present at position 0 and the same element is also present at position 9 in the list.</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138" w:author="Unknown"/>
          <w:rFonts w:ascii="Times New Roman" w:eastAsia="Times New Roman" w:hAnsi="Times New Roman" w:cs="Times New Roman"/>
          <w:color w:val="FFFFFF"/>
          <w:sz w:val="24"/>
          <w:szCs w:val="24"/>
        </w:rPr>
      </w:pPr>
      <w:proofErr w:type="spellStart"/>
      <w:proofErr w:type="gramStart"/>
      <w:ins w:id="139" w:author="Unknown">
        <w:r w:rsidRPr="004A5736">
          <w:rPr>
            <w:rFonts w:ascii="Times New Roman" w:eastAsia="Times New Roman" w:hAnsi="Times New Roman" w:cs="Times New Roman"/>
            <w:color w:val="FFFFFF"/>
            <w:sz w:val="24"/>
            <w:szCs w:val="24"/>
          </w:rPr>
          <w:t>list.indexOf</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"A"); // It will return integer value of an element "A" of first occurrence. </w:t>
        </w:r>
        <w:proofErr w:type="spellStart"/>
        <w:proofErr w:type="gramStart"/>
        <w:r w:rsidRPr="004A5736">
          <w:rPr>
            <w:rFonts w:ascii="Times New Roman" w:eastAsia="Times New Roman" w:hAnsi="Times New Roman" w:cs="Times New Roman"/>
            <w:color w:val="FFFFFF"/>
            <w:sz w:val="24"/>
            <w:szCs w:val="24"/>
          </w:rPr>
          <w:t>i.e</w:t>
        </w:r>
        <w:proofErr w:type="spellEnd"/>
        <w:proofErr w:type="gramEnd"/>
        <w:r w:rsidRPr="004A5736">
          <w:rPr>
            <w:rFonts w:ascii="Times New Roman" w:eastAsia="Times New Roman" w:hAnsi="Times New Roman" w:cs="Times New Roman"/>
            <w:color w:val="FFFFFF"/>
            <w:sz w:val="24"/>
            <w:szCs w:val="24"/>
          </w:rPr>
          <w:t xml:space="preserve"> from zero position, not from position 9. So the output is 0.</w:t>
        </w:r>
      </w:ins>
    </w:p>
    <w:p w:rsidR="00C3399D" w:rsidRPr="004A5736" w:rsidRDefault="00C3399D" w:rsidP="00C3399D">
      <w:pPr>
        <w:shd w:val="clear" w:color="auto" w:fill="FFFFFF"/>
        <w:spacing w:after="0" w:line="240" w:lineRule="auto"/>
        <w:rPr>
          <w:ins w:id="140" w:author="Unknown"/>
          <w:rFonts w:ascii="Times New Roman" w:eastAsia="Times New Roman" w:hAnsi="Times New Roman" w:cs="Times New Roman"/>
          <w:color w:val="000000"/>
          <w:sz w:val="24"/>
          <w:szCs w:val="24"/>
        </w:rPr>
      </w:pPr>
      <w:ins w:id="141" w:author="Unknown">
        <w:r w:rsidRPr="004A5736">
          <w:rPr>
            <w:rFonts w:ascii="Times New Roman" w:eastAsia="Times New Roman" w:hAnsi="Times New Roman" w:cs="Times New Roman"/>
            <w:b/>
            <w:bCs/>
            <w:color w:val="000000"/>
            <w:sz w:val="24"/>
            <w:szCs w:val="24"/>
          </w:rPr>
          <w:t>8. </w:t>
        </w:r>
        <w:proofErr w:type="spellStart"/>
        <w:proofErr w:type="gramStart"/>
        <w:r w:rsidRPr="004A5736">
          <w:rPr>
            <w:rFonts w:ascii="Times New Roman" w:eastAsia="Times New Roman" w:hAnsi="Times New Roman" w:cs="Times New Roman"/>
            <w:b/>
            <w:bCs/>
            <w:color w:val="FF0000"/>
            <w:sz w:val="24"/>
            <w:szCs w:val="24"/>
          </w:rPr>
          <w:t>int</w:t>
        </w:r>
        <w:proofErr w:type="spellEnd"/>
        <w:proofErr w:type="gramEnd"/>
        <w:r w:rsidRPr="004A5736">
          <w:rPr>
            <w:rFonts w:ascii="Times New Roman" w:eastAsia="Times New Roman" w:hAnsi="Times New Roman" w:cs="Times New Roman"/>
            <w:b/>
            <w:bCs/>
            <w:color w:val="FF0000"/>
            <w:sz w:val="24"/>
            <w:szCs w:val="24"/>
          </w:rPr>
          <w:t xml:space="preserve"> </w:t>
        </w:r>
        <w:proofErr w:type="spellStart"/>
        <w:r w:rsidRPr="004A5736">
          <w:rPr>
            <w:rFonts w:ascii="Times New Roman" w:eastAsia="Times New Roman" w:hAnsi="Times New Roman" w:cs="Times New Roman"/>
            <w:b/>
            <w:bCs/>
            <w:color w:val="FF0000"/>
            <w:sz w:val="24"/>
            <w:szCs w:val="24"/>
          </w:rPr>
          <w:t>lastIndexOf</w:t>
        </w:r>
        <w:proofErr w:type="spellEnd"/>
        <w:r w:rsidRPr="004A5736">
          <w:rPr>
            <w:rFonts w:ascii="Times New Roman" w:eastAsia="Times New Roman" w:hAnsi="Times New Roman" w:cs="Times New Roman"/>
            <w:b/>
            <w:bCs/>
            <w:color w:val="FF0000"/>
            <w:sz w:val="24"/>
            <w:szCs w:val="24"/>
          </w:rPr>
          <w:t>(Object o):</w:t>
        </w:r>
        <w:r w:rsidRPr="004A5736">
          <w:rPr>
            <w:rFonts w:ascii="Times New Roman" w:eastAsia="Times New Roman" w:hAnsi="Times New Roman" w:cs="Times New Roman"/>
            <w:color w:val="000000"/>
            <w:sz w:val="24"/>
            <w:szCs w:val="24"/>
          </w:rPr>
          <w:t> It returns the index of the last occurrence of a specified element in the list. If the list does not contain that particular element, it will return -1.</w:t>
        </w:r>
      </w:ins>
    </w:p>
    <w:p w:rsidR="00C3399D" w:rsidRPr="004A5736" w:rsidRDefault="00C3399D" w:rsidP="00C3399D">
      <w:pPr>
        <w:shd w:val="clear" w:color="auto" w:fill="FFFFFF"/>
        <w:spacing w:after="144" w:line="240" w:lineRule="auto"/>
        <w:rPr>
          <w:ins w:id="142" w:author="Unknown"/>
          <w:rFonts w:ascii="Times New Roman" w:eastAsia="Times New Roman" w:hAnsi="Times New Roman" w:cs="Times New Roman"/>
          <w:color w:val="000000"/>
          <w:sz w:val="24"/>
          <w:szCs w:val="24"/>
        </w:rPr>
      </w:pPr>
      <w:ins w:id="143" w:author="Unknown">
        <w:r w:rsidRPr="004A5736">
          <w:rPr>
            <w:rFonts w:ascii="Times New Roman" w:eastAsia="Times New Roman" w:hAnsi="Times New Roman" w:cs="Times New Roman"/>
            <w:color w:val="000000"/>
            <w:sz w:val="24"/>
            <w:szCs w:val="24"/>
          </w:rPr>
          <w:t>For example:</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144" w:author="Unknown"/>
          <w:rFonts w:ascii="Times New Roman" w:eastAsia="Times New Roman" w:hAnsi="Times New Roman" w:cs="Times New Roman"/>
          <w:color w:val="FFFFFF"/>
          <w:sz w:val="24"/>
          <w:szCs w:val="24"/>
        </w:rPr>
      </w:pPr>
      <w:proofErr w:type="spellStart"/>
      <w:proofErr w:type="gramStart"/>
      <w:ins w:id="145" w:author="Unknown">
        <w:r w:rsidRPr="004A5736">
          <w:rPr>
            <w:rFonts w:ascii="Times New Roman" w:eastAsia="Times New Roman" w:hAnsi="Times New Roman" w:cs="Times New Roman"/>
            <w:color w:val="FFFFFF"/>
            <w:sz w:val="24"/>
            <w:szCs w:val="24"/>
          </w:rPr>
          <w:t>list.lastIndexOf</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"A"); // Output will be 9.</w:t>
        </w:r>
      </w:ins>
    </w:p>
    <w:p w:rsidR="00C3399D" w:rsidRPr="004A5736" w:rsidRDefault="00C3399D" w:rsidP="00C3399D">
      <w:pPr>
        <w:shd w:val="clear" w:color="auto" w:fill="FFFFFF"/>
        <w:spacing w:after="0" w:line="240" w:lineRule="auto"/>
        <w:rPr>
          <w:ins w:id="146" w:author="Unknown"/>
          <w:rFonts w:ascii="Times New Roman" w:eastAsia="Times New Roman" w:hAnsi="Times New Roman" w:cs="Times New Roman"/>
          <w:color w:val="000000"/>
          <w:sz w:val="24"/>
          <w:szCs w:val="24"/>
        </w:rPr>
      </w:pPr>
      <w:ins w:id="147" w:author="Unknown">
        <w:r w:rsidRPr="004A5736">
          <w:rPr>
            <w:rFonts w:ascii="Times New Roman" w:eastAsia="Times New Roman" w:hAnsi="Times New Roman" w:cs="Times New Roman"/>
            <w:b/>
            <w:bCs/>
            <w:color w:val="000000"/>
            <w:sz w:val="24"/>
            <w:szCs w:val="24"/>
          </w:rPr>
          <w:t>9. </w:t>
        </w:r>
        <w:proofErr w:type="gramStart"/>
        <w:r w:rsidRPr="004A5736">
          <w:rPr>
            <w:rFonts w:ascii="Times New Roman" w:eastAsia="Times New Roman" w:hAnsi="Times New Roman" w:cs="Times New Roman"/>
            <w:b/>
            <w:bCs/>
            <w:color w:val="FF0000"/>
            <w:sz w:val="24"/>
            <w:szCs w:val="24"/>
          </w:rPr>
          <w:t>object</w:t>
        </w:r>
        <w:proofErr w:type="gramEnd"/>
        <w:r w:rsidRPr="004A5736">
          <w:rPr>
            <w:rFonts w:ascii="Times New Roman" w:eastAsia="Times New Roman" w:hAnsi="Times New Roman" w:cs="Times New Roman"/>
            <w:b/>
            <w:bCs/>
            <w:color w:val="FF0000"/>
            <w:sz w:val="24"/>
            <w:szCs w:val="24"/>
          </w:rPr>
          <w:t xml:space="preserve"> set(</w:t>
        </w:r>
        <w:proofErr w:type="spellStart"/>
        <w:r w:rsidRPr="004A5736">
          <w:rPr>
            <w:rFonts w:ascii="Times New Roman" w:eastAsia="Times New Roman" w:hAnsi="Times New Roman" w:cs="Times New Roman"/>
            <w:b/>
            <w:bCs/>
            <w:color w:val="FF0000"/>
            <w:sz w:val="24"/>
            <w:szCs w:val="24"/>
          </w:rPr>
          <w:t>int</w:t>
        </w:r>
        <w:proofErr w:type="spellEnd"/>
        <w:r w:rsidRPr="004A5736">
          <w:rPr>
            <w:rFonts w:ascii="Times New Roman" w:eastAsia="Times New Roman" w:hAnsi="Times New Roman" w:cs="Times New Roman"/>
            <w:b/>
            <w:bCs/>
            <w:color w:val="FF0000"/>
            <w:sz w:val="24"/>
            <w:szCs w:val="24"/>
          </w:rPr>
          <w:t xml:space="preserve"> index, Object o):</w:t>
        </w:r>
        <w:r w:rsidRPr="004A5736">
          <w:rPr>
            <w:rFonts w:ascii="Times New Roman" w:eastAsia="Times New Roman" w:hAnsi="Times New Roman" w:cs="Times New Roman"/>
            <w:color w:val="000000"/>
            <w:sz w:val="24"/>
            <w:szCs w:val="24"/>
          </w:rPr>
          <w:t> This method replaces the existing element at the specified position in the list with new specified element.</w:t>
        </w:r>
      </w:ins>
    </w:p>
    <w:p w:rsidR="00C3399D" w:rsidRPr="004A5736" w:rsidRDefault="00C3399D" w:rsidP="00C3399D">
      <w:pPr>
        <w:shd w:val="clear" w:color="auto" w:fill="FFFFFF"/>
        <w:spacing w:after="144" w:line="240" w:lineRule="auto"/>
        <w:rPr>
          <w:ins w:id="148" w:author="Unknown"/>
          <w:rFonts w:ascii="Times New Roman" w:eastAsia="Times New Roman" w:hAnsi="Times New Roman" w:cs="Times New Roman"/>
          <w:color w:val="000000"/>
          <w:sz w:val="24"/>
          <w:szCs w:val="24"/>
        </w:rPr>
      </w:pPr>
      <w:ins w:id="149" w:author="Unknown">
        <w:r w:rsidRPr="004A5736">
          <w:rPr>
            <w:rFonts w:ascii="Times New Roman" w:eastAsia="Times New Roman" w:hAnsi="Times New Roman" w:cs="Times New Roman"/>
            <w:color w:val="000000"/>
            <w:sz w:val="24"/>
            <w:szCs w:val="24"/>
          </w:rPr>
          <w:t>For example:</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150" w:author="Unknown"/>
          <w:rFonts w:ascii="Times New Roman" w:eastAsia="Times New Roman" w:hAnsi="Times New Roman" w:cs="Times New Roman"/>
          <w:color w:val="FFFFFF"/>
          <w:sz w:val="24"/>
          <w:szCs w:val="24"/>
        </w:rPr>
      </w:pPr>
      <w:ins w:id="151" w:author="Unknown">
        <w:r w:rsidRPr="004A5736">
          <w:rPr>
            <w:rFonts w:ascii="Times New Roman" w:eastAsia="Times New Roman" w:hAnsi="Times New Roman" w:cs="Times New Roman"/>
            <w:color w:val="FFFFFF"/>
            <w:sz w:val="24"/>
            <w:szCs w:val="24"/>
          </w:rPr>
          <w:t xml:space="preserve"> </w:t>
        </w:r>
        <w:proofErr w:type="gramStart"/>
        <w:r w:rsidRPr="004A5736">
          <w:rPr>
            <w:rFonts w:ascii="Times New Roman" w:eastAsia="Times New Roman" w:hAnsi="Times New Roman" w:cs="Times New Roman"/>
            <w:color w:val="FFFFFF"/>
            <w:sz w:val="24"/>
            <w:szCs w:val="24"/>
          </w:rPr>
          <w:t>list1.set(</w:t>
        </w:r>
        <w:proofErr w:type="gramEnd"/>
        <w:r w:rsidRPr="004A5736">
          <w:rPr>
            <w:rFonts w:ascii="Times New Roman" w:eastAsia="Times New Roman" w:hAnsi="Times New Roman" w:cs="Times New Roman"/>
            <w:color w:val="FFFFFF"/>
            <w:sz w:val="24"/>
            <w:szCs w:val="24"/>
          </w:rPr>
          <w:t>2, "Z");</w:t>
        </w:r>
      </w:ins>
    </w:p>
    <w:p w:rsidR="00C3399D" w:rsidRPr="004A5736" w:rsidRDefault="00C3399D" w:rsidP="00C3399D">
      <w:pPr>
        <w:shd w:val="clear" w:color="auto" w:fill="FFFFFF"/>
        <w:spacing w:after="0" w:line="240" w:lineRule="auto"/>
        <w:rPr>
          <w:ins w:id="152" w:author="Unknown"/>
          <w:rFonts w:ascii="Times New Roman" w:eastAsia="Times New Roman" w:hAnsi="Times New Roman" w:cs="Times New Roman"/>
          <w:color w:val="000000"/>
          <w:sz w:val="24"/>
          <w:szCs w:val="24"/>
        </w:rPr>
      </w:pPr>
      <w:ins w:id="153" w:author="Unknown">
        <w:r w:rsidRPr="004A5736">
          <w:rPr>
            <w:rFonts w:ascii="Times New Roman" w:eastAsia="Times New Roman" w:hAnsi="Times New Roman" w:cs="Times New Roman"/>
            <w:b/>
            <w:bCs/>
            <w:color w:val="000000"/>
            <w:sz w:val="24"/>
            <w:szCs w:val="24"/>
          </w:rPr>
          <w:t>10. </w:t>
        </w:r>
        <w:proofErr w:type="spellStart"/>
        <w:r w:rsidRPr="004A5736">
          <w:rPr>
            <w:rFonts w:ascii="Times New Roman" w:eastAsia="Times New Roman" w:hAnsi="Times New Roman" w:cs="Times New Roman"/>
            <w:b/>
            <w:bCs/>
            <w:color w:val="FF0000"/>
            <w:sz w:val="24"/>
            <w:szCs w:val="24"/>
          </w:rPr>
          <w:t>ListIterator</w:t>
        </w:r>
        <w:proofErr w:type="spellEnd"/>
        <w:r w:rsidRPr="004A5736">
          <w:rPr>
            <w:rFonts w:ascii="Times New Roman" w:eastAsia="Times New Roman" w:hAnsi="Times New Roman" w:cs="Times New Roman"/>
            <w:b/>
            <w:bCs/>
            <w:color w:val="FF0000"/>
            <w:sz w:val="24"/>
            <w:szCs w:val="24"/>
          </w:rPr>
          <w:t xml:space="preserve"> </w:t>
        </w:r>
        <w:proofErr w:type="spellStart"/>
        <w:proofErr w:type="gramStart"/>
        <w:r w:rsidRPr="004A5736">
          <w:rPr>
            <w:rFonts w:ascii="Times New Roman" w:eastAsia="Times New Roman" w:hAnsi="Times New Roman" w:cs="Times New Roman"/>
            <w:b/>
            <w:bCs/>
            <w:color w:val="FF0000"/>
            <w:sz w:val="24"/>
            <w:szCs w:val="24"/>
          </w:rPr>
          <w:t>listIterator</w:t>
        </w:r>
        <w:proofErr w:type="spellEnd"/>
        <w:r w:rsidRPr="004A5736">
          <w:rPr>
            <w:rFonts w:ascii="Times New Roman" w:eastAsia="Times New Roman" w:hAnsi="Times New Roman" w:cs="Times New Roman"/>
            <w:b/>
            <w:bCs/>
            <w:color w:val="FF0000"/>
            <w:sz w:val="24"/>
            <w:szCs w:val="24"/>
          </w:rPr>
          <w:t>(</w:t>
        </w:r>
        <w:proofErr w:type="gramEnd"/>
        <w:r w:rsidRPr="004A5736">
          <w:rPr>
            <w:rFonts w:ascii="Times New Roman" w:eastAsia="Times New Roman" w:hAnsi="Times New Roman" w:cs="Times New Roman"/>
            <w:b/>
            <w:bCs/>
            <w:color w:val="FF0000"/>
            <w:sz w:val="24"/>
            <w:szCs w:val="24"/>
          </w:rPr>
          <w:t>):</w:t>
        </w:r>
        <w:r w:rsidRPr="004A5736">
          <w:rPr>
            <w:rFonts w:ascii="Times New Roman" w:eastAsia="Times New Roman" w:hAnsi="Times New Roman" w:cs="Times New Roman"/>
            <w:color w:val="000000"/>
            <w:sz w:val="24"/>
            <w:szCs w:val="24"/>
          </w:rPr>
          <w:t xml:space="preserve"> It returns </w:t>
        </w:r>
        <w:proofErr w:type="spellStart"/>
        <w:r w:rsidRPr="004A5736">
          <w:rPr>
            <w:rFonts w:ascii="Times New Roman" w:eastAsia="Times New Roman" w:hAnsi="Times New Roman" w:cs="Times New Roman"/>
            <w:color w:val="000000"/>
            <w:sz w:val="24"/>
            <w:szCs w:val="24"/>
          </w:rPr>
          <w:t>listIterator</w:t>
        </w:r>
        <w:proofErr w:type="spellEnd"/>
        <w:r w:rsidRPr="004A5736">
          <w:rPr>
            <w:rFonts w:ascii="Times New Roman" w:eastAsia="Times New Roman" w:hAnsi="Times New Roman" w:cs="Times New Roman"/>
            <w:color w:val="000000"/>
            <w:sz w:val="24"/>
            <w:szCs w:val="24"/>
          </w:rPr>
          <w:t xml:space="preserve"> of the elements in the list in a proper sequence.</w:t>
        </w:r>
      </w:ins>
    </w:p>
    <w:p w:rsidR="00C3399D" w:rsidRPr="004A5736" w:rsidRDefault="00C3399D" w:rsidP="00C3399D">
      <w:pPr>
        <w:shd w:val="clear" w:color="auto" w:fill="FFFFFF"/>
        <w:spacing w:after="0" w:line="240" w:lineRule="auto"/>
        <w:rPr>
          <w:ins w:id="154" w:author="Unknown"/>
          <w:rFonts w:ascii="Times New Roman" w:eastAsia="Times New Roman" w:hAnsi="Times New Roman" w:cs="Times New Roman"/>
          <w:color w:val="000000"/>
          <w:sz w:val="24"/>
          <w:szCs w:val="24"/>
        </w:rPr>
      </w:pPr>
      <w:ins w:id="155" w:author="Unknown">
        <w:r w:rsidRPr="004A5736">
          <w:rPr>
            <w:rFonts w:ascii="Times New Roman" w:eastAsia="Times New Roman" w:hAnsi="Times New Roman" w:cs="Times New Roman"/>
            <w:b/>
            <w:bCs/>
            <w:color w:val="000000"/>
            <w:sz w:val="24"/>
            <w:szCs w:val="24"/>
          </w:rPr>
          <w:t>11. </w:t>
        </w:r>
        <w:proofErr w:type="spellStart"/>
        <w:r w:rsidRPr="004A5736">
          <w:rPr>
            <w:rFonts w:ascii="Times New Roman" w:eastAsia="Times New Roman" w:hAnsi="Times New Roman" w:cs="Times New Roman"/>
            <w:b/>
            <w:bCs/>
            <w:color w:val="FF0000"/>
            <w:sz w:val="24"/>
            <w:szCs w:val="24"/>
          </w:rPr>
          <w:t>ListIterator</w:t>
        </w:r>
        <w:proofErr w:type="spellEnd"/>
        <w:r w:rsidRPr="004A5736">
          <w:rPr>
            <w:rFonts w:ascii="Times New Roman" w:eastAsia="Times New Roman" w:hAnsi="Times New Roman" w:cs="Times New Roman"/>
            <w:b/>
            <w:bCs/>
            <w:color w:val="FF0000"/>
            <w:sz w:val="24"/>
            <w:szCs w:val="24"/>
          </w:rPr>
          <w:t xml:space="preserve"> </w:t>
        </w:r>
        <w:proofErr w:type="spellStart"/>
        <w:proofErr w:type="gramStart"/>
        <w:r w:rsidRPr="004A5736">
          <w:rPr>
            <w:rFonts w:ascii="Times New Roman" w:eastAsia="Times New Roman" w:hAnsi="Times New Roman" w:cs="Times New Roman"/>
            <w:b/>
            <w:bCs/>
            <w:color w:val="FF0000"/>
            <w:sz w:val="24"/>
            <w:szCs w:val="24"/>
          </w:rPr>
          <w:t>listIterator</w:t>
        </w:r>
        <w:proofErr w:type="spellEnd"/>
        <w:r w:rsidRPr="004A5736">
          <w:rPr>
            <w:rFonts w:ascii="Times New Roman" w:eastAsia="Times New Roman" w:hAnsi="Times New Roman" w:cs="Times New Roman"/>
            <w:b/>
            <w:bCs/>
            <w:color w:val="FF0000"/>
            <w:sz w:val="24"/>
            <w:szCs w:val="24"/>
          </w:rPr>
          <w:t>(</w:t>
        </w:r>
        <w:proofErr w:type="spellStart"/>
        <w:proofErr w:type="gramEnd"/>
        <w:r w:rsidRPr="004A5736">
          <w:rPr>
            <w:rFonts w:ascii="Times New Roman" w:eastAsia="Times New Roman" w:hAnsi="Times New Roman" w:cs="Times New Roman"/>
            <w:b/>
            <w:bCs/>
            <w:color w:val="FF0000"/>
            <w:sz w:val="24"/>
            <w:szCs w:val="24"/>
          </w:rPr>
          <w:t>int</w:t>
        </w:r>
        <w:proofErr w:type="spellEnd"/>
        <w:r w:rsidRPr="004A5736">
          <w:rPr>
            <w:rFonts w:ascii="Times New Roman" w:eastAsia="Times New Roman" w:hAnsi="Times New Roman" w:cs="Times New Roman"/>
            <w:b/>
            <w:bCs/>
            <w:color w:val="FF0000"/>
            <w:sz w:val="24"/>
            <w:szCs w:val="24"/>
          </w:rPr>
          <w:t>):</w:t>
        </w:r>
        <w:r w:rsidRPr="004A5736">
          <w:rPr>
            <w:rFonts w:ascii="Times New Roman" w:eastAsia="Times New Roman" w:hAnsi="Times New Roman" w:cs="Times New Roman"/>
            <w:color w:val="000000"/>
            <w:sz w:val="24"/>
            <w:szCs w:val="24"/>
          </w:rPr>
          <w:t xml:space="preserve"> This method returns a </w:t>
        </w:r>
        <w:proofErr w:type="spellStart"/>
        <w:r w:rsidRPr="004A5736">
          <w:rPr>
            <w:rFonts w:ascii="Times New Roman" w:eastAsia="Times New Roman" w:hAnsi="Times New Roman" w:cs="Times New Roman"/>
            <w:color w:val="000000"/>
            <w:sz w:val="24"/>
            <w:szCs w:val="24"/>
          </w:rPr>
          <w:t>listIterator</w:t>
        </w:r>
        <w:proofErr w:type="spellEnd"/>
        <w:r w:rsidRPr="004A5736">
          <w:rPr>
            <w:rFonts w:ascii="Times New Roman" w:eastAsia="Times New Roman" w:hAnsi="Times New Roman" w:cs="Times New Roman"/>
            <w:color w:val="000000"/>
            <w:sz w:val="24"/>
            <w:szCs w:val="24"/>
          </w:rPr>
          <w:t xml:space="preserve"> of the elements in the list in proper sequence, starting at the specified position in the list.</w:t>
        </w:r>
      </w:ins>
    </w:p>
    <w:p w:rsidR="00C3399D" w:rsidRPr="004A5736" w:rsidRDefault="00C3399D" w:rsidP="00C3399D">
      <w:pPr>
        <w:shd w:val="clear" w:color="auto" w:fill="FFFFFF"/>
        <w:spacing w:before="230" w:after="230" w:line="240" w:lineRule="auto"/>
        <w:outlineLvl w:val="1"/>
        <w:rPr>
          <w:ins w:id="156" w:author="Unknown"/>
          <w:rFonts w:ascii="Times New Roman" w:eastAsia="Times New Roman" w:hAnsi="Times New Roman" w:cs="Times New Roman"/>
          <w:b/>
          <w:bCs/>
          <w:color w:val="000000"/>
          <w:sz w:val="24"/>
          <w:szCs w:val="24"/>
        </w:rPr>
      </w:pPr>
      <w:ins w:id="157" w:author="Unknown">
        <w:r w:rsidRPr="004A5736">
          <w:rPr>
            <w:rFonts w:ascii="Times New Roman" w:eastAsia="Times New Roman" w:hAnsi="Times New Roman" w:cs="Times New Roman"/>
            <w:b/>
            <w:bCs/>
            <w:color w:val="000000"/>
            <w:sz w:val="24"/>
            <w:szCs w:val="24"/>
          </w:rPr>
          <w:t>List Example Programs</w:t>
        </w:r>
      </w:ins>
    </w:p>
    <w:p w:rsidR="00C3399D" w:rsidRPr="004A5736" w:rsidRDefault="00C3399D" w:rsidP="00C3399D">
      <w:pPr>
        <w:shd w:val="clear" w:color="auto" w:fill="FFFFFF"/>
        <w:spacing w:after="144" w:line="240" w:lineRule="auto"/>
        <w:rPr>
          <w:ins w:id="158" w:author="Unknown"/>
          <w:rFonts w:ascii="Times New Roman" w:eastAsia="Times New Roman" w:hAnsi="Times New Roman" w:cs="Times New Roman"/>
          <w:color w:val="000000"/>
          <w:sz w:val="24"/>
          <w:szCs w:val="24"/>
        </w:rPr>
      </w:pPr>
      <w:ins w:id="159" w:author="Unknown">
        <w:r w:rsidRPr="004A5736">
          <w:rPr>
            <w:rFonts w:ascii="Times New Roman" w:eastAsia="Times New Roman" w:hAnsi="Times New Roman" w:cs="Times New Roman"/>
            <w:color w:val="000000"/>
            <w:sz w:val="24"/>
            <w:szCs w:val="24"/>
          </w:rPr>
          <w:t>Let’s create an example program where we will add both integer and string elements together. So, we will not use generic in this program.</w:t>
        </w:r>
      </w:ins>
    </w:p>
    <w:p w:rsidR="00C3399D" w:rsidRPr="004A5736" w:rsidRDefault="00C3399D" w:rsidP="00C3399D">
      <w:pPr>
        <w:shd w:val="clear" w:color="auto" w:fill="FFFFFF"/>
        <w:spacing w:after="0" w:line="240" w:lineRule="auto"/>
        <w:rPr>
          <w:ins w:id="160" w:author="Unknown"/>
          <w:rFonts w:ascii="Times New Roman" w:eastAsia="Times New Roman" w:hAnsi="Times New Roman" w:cs="Times New Roman"/>
          <w:color w:val="000000"/>
          <w:sz w:val="24"/>
          <w:szCs w:val="24"/>
        </w:rPr>
      </w:pPr>
      <w:ins w:id="161" w:author="Unknown">
        <w:r w:rsidRPr="004A5736">
          <w:rPr>
            <w:rFonts w:ascii="Times New Roman" w:eastAsia="Times New Roman" w:hAnsi="Times New Roman" w:cs="Times New Roman"/>
            <w:b/>
            <w:bCs/>
            <w:color w:val="000000"/>
            <w:sz w:val="24"/>
            <w:szCs w:val="24"/>
          </w:rPr>
          <w:t>Program</w:t>
        </w:r>
        <w:proofErr w:type="gramStart"/>
        <w:r w:rsidRPr="004A5736">
          <w:rPr>
            <w:rFonts w:ascii="Times New Roman" w:eastAsia="Times New Roman" w:hAnsi="Times New Roman" w:cs="Times New Roman"/>
            <w:b/>
            <w:bCs/>
            <w:color w:val="000000"/>
            <w:sz w:val="24"/>
            <w:szCs w:val="24"/>
          </w:rPr>
          <w:t>  source</w:t>
        </w:r>
        <w:proofErr w:type="gramEnd"/>
        <w:r w:rsidRPr="004A5736">
          <w:rPr>
            <w:rFonts w:ascii="Times New Roman" w:eastAsia="Times New Roman" w:hAnsi="Times New Roman" w:cs="Times New Roman"/>
            <w:b/>
            <w:bCs/>
            <w:color w:val="000000"/>
            <w:sz w:val="24"/>
            <w:szCs w:val="24"/>
          </w:rPr>
          <w:t>  code  1:</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62" w:author="Unknown"/>
          <w:rFonts w:ascii="Times New Roman" w:eastAsia="Times New Roman" w:hAnsi="Times New Roman" w:cs="Times New Roman"/>
          <w:color w:val="FFFFFF"/>
          <w:sz w:val="24"/>
          <w:szCs w:val="24"/>
        </w:rPr>
      </w:pPr>
      <w:proofErr w:type="gramStart"/>
      <w:ins w:id="163" w:author="Unknown">
        <w:r w:rsidRPr="004A5736">
          <w:rPr>
            <w:rFonts w:ascii="Times New Roman" w:eastAsia="Times New Roman" w:hAnsi="Times New Roman" w:cs="Times New Roman"/>
            <w:color w:val="FFFFFF"/>
            <w:sz w:val="24"/>
            <w:szCs w:val="24"/>
          </w:rPr>
          <w:t>package</w:t>
        </w:r>
        <w:proofErr w:type="gramEnd"/>
        <w:r w:rsidRPr="004A5736">
          <w:rPr>
            <w:rFonts w:ascii="Times New Roman" w:eastAsia="Times New Roman" w:hAnsi="Times New Roman" w:cs="Times New Roman"/>
            <w:color w:val="FFFFFF"/>
            <w:sz w:val="24"/>
            <w:szCs w:val="24"/>
          </w:rPr>
          <w:t xml:space="preserve"> </w:t>
        </w:r>
        <w:proofErr w:type="spellStart"/>
        <w:r w:rsidRPr="004A5736">
          <w:rPr>
            <w:rFonts w:ascii="Times New Roman" w:eastAsia="Times New Roman" w:hAnsi="Times New Roman" w:cs="Times New Roman"/>
            <w:color w:val="FFFFFF"/>
            <w:sz w:val="24"/>
            <w:szCs w:val="24"/>
          </w:rPr>
          <w:t>listPrograms</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64" w:author="Unknown"/>
          <w:rFonts w:ascii="Times New Roman" w:eastAsia="Times New Roman" w:hAnsi="Times New Roman" w:cs="Times New Roman"/>
          <w:color w:val="FFFFFF"/>
          <w:sz w:val="24"/>
          <w:szCs w:val="24"/>
        </w:rPr>
      </w:pPr>
      <w:proofErr w:type="gramStart"/>
      <w:ins w:id="165" w:author="Unknown">
        <w:r w:rsidRPr="004A5736">
          <w:rPr>
            <w:rFonts w:ascii="Times New Roman" w:eastAsia="Times New Roman" w:hAnsi="Times New Roman" w:cs="Times New Roman"/>
            <w:color w:val="FFFFFF"/>
            <w:sz w:val="24"/>
            <w:szCs w:val="24"/>
          </w:rPr>
          <w:t>import</w:t>
        </w:r>
        <w:proofErr w:type="gramEnd"/>
        <w:r w:rsidRPr="004A5736">
          <w:rPr>
            <w:rFonts w:ascii="Times New Roman" w:eastAsia="Times New Roman" w:hAnsi="Times New Roman" w:cs="Times New Roman"/>
            <w:color w:val="FFFFFF"/>
            <w:sz w:val="24"/>
            <w:szCs w:val="24"/>
          </w:rPr>
          <w:t xml:space="preserve"> </w:t>
        </w:r>
        <w:proofErr w:type="spellStart"/>
        <w:r w:rsidRPr="004A5736">
          <w:rPr>
            <w:rFonts w:ascii="Times New Roman" w:eastAsia="Times New Roman" w:hAnsi="Times New Roman" w:cs="Times New Roman"/>
            <w:color w:val="FFFFFF"/>
            <w:sz w:val="24"/>
            <w:szCs w:val="24"/>
          </w:rPr>
          <w:t>java.util.ArrayList</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66" w:author="Unknown"/>
          <w:rFonts w:ascii="Times New Roman" w:eastAsia="Times New Roman" w:hAnsi="Times New Roman" w:cs="Times New Roman"/>
          <w:color w:val="FFFFFF"/>
          <w:sz w:val="24"/>
          <w:szCs w:val="24"/>
        </w:rPr>
      </w:pPr>
      <w:proofErr w:type="gramStart"/>
      <w:ins w:id="167" w:author="Unknown">
        <w:r w:rsidRPr="004A5736">
          <w:rPr>
            <w:rFonts w:ascii="Times New Roman" w:eastAsia="Times New Roman" w:hAnsi="Times New Roman" w:cs="Times New Roman"/>
            <w:color w:val="FFFFFF"/>
            <w:sz w:val="24"/>
            <w:szCs w:val="24"/>
          </w:rPr>
          <w:t>import</w:t>
        </w:r>
        <w:proofErr w:type="gramEnd"/>
        <w:r w:rsidRPr="004A5736">
          <w:rPr>
            <w:rFonts w:ascii="Times New Roman" w:eastAsia="Times New Roman" w:hAnsi="Times New Roman" w:cs="Times New Roman"/>
            <w:color w:val="FFFFFF"/>
            <w:sz w:val="24"/>
            <w:szCs w:val="24"/>
          </w:rPr>
          <w:t xml:space="preserve"> </w:t>
        </w:r>
        <w:proofErr w:type="spellStart"/>
        <w:r w:rsidRPr="004A5736">
          <w:rPr>
            <w:rFonts w:ascii="Times New Roman" w:eastAsia="Times New Roman" w:hAnsi="Times New Roman" w:cs="Times New Roman"/>
            <w:color w:val="FFFFFF"/>
            <w:sz w:val="24"/>
            <w:szCs w:val="24"/>
          </w:rPr>
          <w:t>java.util.List</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68" w:author="Unknown"/>
          <w:rFonts w:ascii="Times New Roman" w:eastAsia="Times New Roman" w:hAnsi="Times New Roman" w:cs="Times New Roman"/>
          <w:color w:val="FFFFFF"/>
          <w:sz w:val="24"/>
          <w:szCs w:val="24"/>
        </w:rPr>
      </w:pPr>
      <w:proofErr w:type="gramStart"/>
      <w:ins w:id="169" w:author="Unknown">
        <w:r w:rsidRPr="004A5736">
          <w:rPr>
            <w:rFonts w:ascii="Times New Roman" w:eastAsia="Times New Roman" w:hAnsi="Times New Roman" w:cs="Times New Roman"/>
            <w:color w:val="FFFFFF"/>
            <w:sz w:val="24"/>
            <w:szCs w:val="24"/>
          </w:rPr>
          <w:t>public</w:t>
        </w:r>
        <w:proofErr w:type="gramEnd"/>
        <w:r w:rsidRPr="004A5736">
          <w:rPr>
            <w:rFonts w:ascii="Times New Roman" w:eastAsia="Times New Roman" w:hAnsi="Times New Roman" w:cs="Times New Roman"/>
            <w:color w:val="FFFFFF"/>
            <w:sz w:val="24"/>
            <w:szCs w:val="24"/>
          </w:rPr>
          <w:t xml:space="preserve"> class </w:t>
        </w:r>
        <w:proofErr w:type="spellStart"/>
        <w:r w:rsidRPr="004A5736">
          <w:rPr>
            <w:rFonts w:ascii="Times New Roman" w:eastAsia="Times New Roman" w:hAnsi="Times New Roman" w:cs="Times New Roman"/>
            <w:color w:val="FFFFFF"/>
            <w:sz w:val="24"/>
            <w:szCs w:val="24"/>
          </w:rPr>
          <w:t>AddEx</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70" w:author="Unknown"/>
          <w:rFonts w:ascii="Times New Roman" w:eastAsia="Times New Roman" w:hAnsi="Times New Roman" w:cs="Times New Roman"/>
          <w:color w:val="FFFFFF"/>
          <w:sz w:val="24"/>
          <w:szCs w:val="24"/>
        </w:rPr>
      </w:pPr>
      <w:ins w:id="171" w:author="Unknown">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72" w:author="Unknown"/>
          <w:rFonts w:ascii="Times New Roman" w:eastAsia="Times New Roman" w:hAnsi="Times New Roman" w:cs="Times New Roman"/>
          <w:color w:val="FFFFFF"/>
          <w:sz w:val="24"/>
          <w:szCs w:val="24"/>
        </w:rPr>
      </w:pPr>
      <w:proofErr w:type="gramStart"/>
      <w:ins w:id="173" w:author="Unknown">
        <w:r w:rsidRPr="004A5736">
          <w:rPr>
            <w:rFonts w:ascii="Times New Roman" w:eastAsia="Times New Roman" w:hAnsi="Times New Roman" w:cs="Times New Roman"/>
            <w:color w:val="FFFFFF"/>
            <w:sz w:val="24"/>
            <w:szCs w:val="24"/>
          </w:rPr>
          <w:t>public</w:t>
        </w:r>
        <w:proofErr w:type="gramEnd"/>
        <w:r w:rsidRPr="004A5736">
          <w:rPr>
            <w:rFonts w:ascii="Times New Roman" w:eastAsia="Times New Roman" w:hAnsi="Times New Roman" w:cs="Times New Roman"/>
            <w:color w:val="FFFFFF"/>
            <w:sz w:val="24"/>
            <w:szCs w:val="24"/>
          </w:rPr>
          <w:t xml:space="preserve"> static void main(String[] </w:t>
        </w:r>
        <w:proofErr w:type="spellStart"/>
        <w:r w:rsidRPr="004A5736">
          <w:rPr>
            <w:rFonts w:ascii="Times New Roman" w:eastAsia="Times New Roman" w:hAnsi="Times New Roman" w:cs="Times New Roman"/>
            <w:color w:val="FFFFFF"/>
            <w:sz w:val="24"/>
            <w:szCs w:val="24"/>
          </w:rPr>
          <w:t>args</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74" w:author="Unknown"/>
          <w:rFonts w:ascii="Times New Roman" w:eastAsia="Times New Roman" w:hAnsi="Times New Roman" w:cs="Times New Roman"/>
          <w:color w:val="FFFFFF"/>
          <w:sz w:val="24"/>
          <w:szCs w:val="24"/>
        </w:rPr>
      </w:pPr>
      <w:ins w:id="175" w:author="Unknown">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76" w:author="Unknown"/>
          <w:rFonts w:ascii="Times New Roman" w:eastAsia="Times New Roman" w:hAnsi="Times New Roman" w:cs="Times New Roman"/>
          <w:color w:val="FFFFFF"/>
          <w:sz w:val="24"/>
          <w:szCs w:val="24"/>
        </w:rPr>
      </w:pPr>
      <w:ins w:id="177" w:author="Unknown">
        <w:r w:rsidRPr="004A5736">
          <w:rPr>
            <w:rFonts w:ascii="Times New Roman" w:eastAsia="Times New Roman" w:hAnsi="Times New Roman" w:cs="Times New Roman"/>
            <w:color w:val="FFFFFF"/>
            <w:sz w:val="24"/>
            <w:szCs w:val="24"/>
          </w:rPr>
          <w:t xml:space="preserve">// Create a List.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78" w:author="Unknown"/>
          <w:rFonts w:ascii="Times New Roman" w:eastAsia="Times New Roman" w:hAnsi="Times New Roman" w:cs="Times New Roman"/>
          <w:color w:val="FFFFFF"/>
          <w:sz w:val="24"/>
          <w:szCs w:val="24"/>
        </w:rPr>
      </w:pPr>
      <w:ins w:id="179" w:author="Unknown">
        <w:r w:rsidRPr="004A5736">
          <w:rPr>
            <w:rFonts w:ascii="Times New Roman" w:eastAsia="Times New Roman" w:hAnsi="Times New Roman" w:cs="Times New Roman"/>
            <w:color w:val="FFFFFF"/>
            <w:sz w:val="24"/>
            <w:szCs w:val="24"/>
          </w:rPr>
          <w:t xml:space="preserve">   List al = new </w:t>
        </w:r>
        <w:proofErr w:type="spellStart"/>
        <w:proofErr w:type="gramStart"/>
        <w:r w:rsidRPr="004A5736">
          <w:rPr>
            <w:rFonts w:ascii="Times New Roman" w:eastAsia="Times New Roman" w:hAnsi="Times New Roman" w:cs="Times New Roman"/>
            <w:color w:val="FFFFFF"/>
            <w:sz w:val="24"/>
            <w:szCs w:val="24"/>
          </w:rPr>
          <w:t>ArrayList</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 // Here, there is no use of generic. So, no type safety. We can add both integer and string elements.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80" w:author="Unknown"/>
          <w:rFonts w:ascii="Times New Roman" w:eastAsia="Times New Roman" w:hAnsi="Times New Roman" w:cs="Times New Roman"/>
          <w:color w:val="FFFFFF"/>
          <w:sz w:val="24"/>
          <w:szCs w:val="24"/>
        </w:rPr>
      </w:pPr>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81" w:author="Unknown"/>
          <w:rFonts w:ascii="Times New Roman" w:eastAsia="Times New Roman" w:hAnsi="Times New Roman" w:cs="Times New Roman"/>
          <w:color w:val="FFFFFF"/>
          <w:sz w:val="24"/>
          <w:szCs w:val="24"/>
        </w:rPr>
      </w:pPr>
      <w:ins w:id="182" w:author="Unknown">
        <w:r w:rsidRPr="004A5736">
          <w:rPr>
            <w:rFonts w:ascii="Times New Roman" w:eastAsia="Times New Roman" w:hAnsi="Times New Roman" w:cs="Times New Roman"/>
            <w:color w:val="FFFFFF"/>
            <w:sz w:val="24"/>
            <w:szCs w:val="24"/>
          </w:rPr>
          <w:t xml:space="preserve">// Adding elements using </w:t>
        </w:r>
        <w:proofErr w:type="gramStart"/>
        <w:r w:rsidRPr="004A5736">
          <w:rPr>
            <w:rFonts w:ascii="Times New Roman" w:eastAsia="Times New Roman" w:hAnsi="Times New Roman" w:cs="Times New Roman"/>
            <w:color w:val="FFFFFF"/>
            <w:sz w:val="24"/>
            <w:szCs w:val="24"/>
          </w:rPr>
          <w:t>add(</w:t>
        </w:r>
        <w:proofErr w:type="gramEnd"/>
        <w:r w:rsidRPr="004A5736">
          <w:rPr>
            <w:rFonts w:ascii="Times New Roman" w:eastAsia="Times New Roman" w:hAnsi="Times New Roman" w:cs="Times New Roman"/>
            <w:color w:val="FFFFFF"/>
            <w:sz w:val="24"/>
            <w:szCs w:val="24"/>
          </w:rPr>
          <w:t xml:space="preserve">) method with reference variable al.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83" w:author="Unknown"/>
          <w:rFonts w:ascii="Times New Roman" w:eastAsia="Times New Roman" w:hAnsi="Times New Roman" w:cs="Times New Roman"/>
          <w:color w:val="FFFFFF"/>
          <w:sz w:val="24"/>
          <w:szCs w:val="24"/>
        </w:rPr>
      </w:pPr>
      <w:ins w:id="184"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10);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85" w:author="Unknown"/>
          <w:rFonts w:ascii="Times New Roman" w:eastAsia="Times New Roman" w:hAnsi="Times New Roman" w:cs="Times New Roman"/>
          <w:color w:val="FFFFFF"/>
          <w:sz w:val="24"/>
          <w:szCs w:val="24"/>
        </w:rPr>
      </w:pPr>
      <w:ins w:id="186"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20);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87" w:author="Unknown"/>
          <w:rFonts w:ascii="Times New Roman" w:eastAsia="Times New Roman" w:hAnsi="Times New Roman" w:cs="Times New Roman"/>
          <w:color w:val="FFFFFF"/>
          <w:sz w:val="24"/>
          <w:szCs w:val="24"/>
        </w:rPr>
      </w:pPr>
      <w:ins w:id="188"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30);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89" w:author="Unknown"/>
          <w:rFonts w:ascii="Times New Roman" w:eastAsia="Times New Roman" w:hAnsi="Times New Roman" w:cs="Times New Roman"/>
          <w:color w:val="FFFFFF"/>
          <w:sz w:val="24"/>
          <w:szCs w:val="24"/>
        </w:rPr>
      </w:pPr>
      <w:ins w:id="190"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40);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91" w:author="Unknown"/>
          <w:rFonts w:ascii="Times New Roman" w:eastAsia="Times New Roman" w:hAnsi="Times New Roman" w:cs="Times New Roman"/>
          <w:color w:val="FFFFFF"/>
          <w:sz w:val="24"/>
          <w:szCs w:val="24"/>
        </w:rPr>
      </w:pPr>
      <w:ins w:id="192"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w:t>
        </w:r>
        <w:proofErr w:type="spellStart"/>
        <w:r w:rsidRPr="004A5736">
          <w:rPr>
            <w:rFonts w:ascii="Times New Roman" w:eastAsia="Times New Roman" w:hAnsi="Times New Roman" w:cs="Times New Roman"/>
            <w:color w:val="FFFFFF"/>
            <w:sz w:val="24"/>
            <w:szCs w:val="24"/>
          </w:rPr>
          <w:t>Shubh</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93" w:author="Unknown"/>
          <w:rFonts w:ascii="Times New Roman" w:eastAsia="Times New Roman" w:hAnsi="Times New Roman" w:cs="Times New Roman"/>
          <w:color w:val="FFFFFF"/>
          <w:sz w:val="24"/>
          <w:szCs w:val="24"/>
        </w:rPr>
      </w:pPr>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94" w:author="Unknown"/>
          <w:rFonts w:ascii="Times New Roman" w:eastAsia="Times New Roman" w:hAnsi="Times New Roman" w:cs="Times New Roman"/>
          <w:color w:val="FFFFFF"/>
          <w:sz w:val="24"/>
          <w:szCs w:val="24"/>
        </w:rPr>
      </w:pPr>
      <w:ins w:id="195" w:author="Unknown">
        <w:r w:rsidRPr="004A5736">
          <w:rPr>
            <w:rFonts w:ascii="Times New Roman" w:eastAsia="Times New Roman" w:hAnsi="Times New Roman" w:cs="Times New Roman"/>
            <w:color w:val="FFFFFF"/>
            <w:sz w:val="24"/>
            <w:szCs w:val="24"/>
          </w:rPr>
          <w:t xml:space="preserve">// </w:t>
        </w:r>
        <w:proofErr w:type="gramStart"/>
        <w:r w:rsidRPr="004A5736">
          <w:rPr>
            <w:rFonts w:ascii="Times New Roman" w:eastAsia="Times New Roman" w:hAnsi="Times New Roman" w:cs="Times New Roman"/>
            <w:color w:val="FFFFFF"/>
            <w:sz w:val="24"/>
            <w:szCs w:val="24"/>
          </w:rPr>
          <w:t>Adding</w:t>
        </w:r>
        <w:proofErr w:type="gramEnd"/>
        <w:r w:rsidRPr="004A5736">
          <w:rPr>
            <w:rFonts w:ascii="Times New Roman" w:eastAsia="Times New Roman" w:hAnsi="Times New Roman" w:cs="Times New Roman"/>
            <w:color w:val="FFFFFF"/>
            <w:sz w:val="24"/>
            <w:szCs w:val="24"/>
          </w:rPr>
          <w:t xml:space="preserve"> element to 4th position.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96" w:author="Unknown"/>
          <w:rFonts w:ascii="Times New Roman" w:eastAsia="Times New Roman" w:hAnsi="Times New Roman" w:cs="Times New Roman"/>
          <w:color w:val="FFFFFF"/>
          <w:sz w:val="24"/>
          <w:szCs w:val="24"/>
        </w:rPr>
      </w:pPr>
      <w:ins w:id="197" w:author="Unknown">
        <w:r w:rsidRPr="004A5736">
          <w:rPr>
            <w:rFonts w:ascii="Times New Roman" w:eastAsia="Times New Roman" w:hAnsi="Times New Roman" w:cs="Times New Roman"/>
            <w:color w:val="FFFFFF"/>
            <w:sz w:val="24"/>
            <w:szCs w:val="24"/>
          </w:rPr>
          <w:lastRenderedPageBreak/>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4, 35);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98" w:author="Unknown"/>
          <w:rFonts w:ascii="Times New Roman" w:eastAsia="Times New Roman" w:hAnsi="Times New Roman" w:cs="Times New Roman"/>
          <w:color w:val="FFFFFF"/>
          <w:sz w:val="24"/>
          <w:szCs w:val="24"/>
        </w:rPr>
      </w:pPr>
      <w:ins w:id="199" w:author="Unknown">
        <w:r w:rsidRPr="004A5736">
          <w:rPr>
            <w:rFonts w:ascii="Times New Roman" w:eastAsia="Times New Roman" w:hAnsi="Times New Roman" w:cs="Times New Roman"/>
            <w:color w:val="FFFFFF"/>
            <w:sz w:val="24"/>
            <w:szCs w:val="24"/>
          </w:rPr>
          <w:t xml:space="preserve">// </w:t>
        </w:r>
        <w:proofErr w:type="gramStart"/>
        <w:r w:rsidRPr="004A5736">
          <w:rPr>
            <w:rFonts w:ascii="Times New Roman" w:eastAsia="Times New Roman" w:hAnsi="Times New Roman" w:cs="Times New Roman"/>
            <w:color w:val="FFFFFF"/>
            <w:sz w:val="24"/>
            <w:szCs w:val="24"/>
          </w:rPr>
          <w:t>Adding</w:t>
        </w:r>
        <w:proofErr w:type="gramEnd"/>
        <w:r w:rsidRPr="004A5736">
          <w:rPr>
            <w:rFonts w:ascii="Times New Roman" w:eastAsia="Times New Roman" w:hAnsi="Times New Roman" w:cs="Times New Roman"/>
            <w:color w:val="FFFFFF"/>
            <w:sz w:val="24"/>
            <w:szCs w:val="24"/>
          </w:rPr>
          <w:t xml:space="preserve"> element to 5th position.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00" w:author="Unknown"/>
          <w:rFonts w:ascii="Times New Roman" w:eastAsia="Times New Roman" w:hAnsi="Times New Roman" w:cs="Times New Roman"/>
          <w:color w:val="FFFFFF"/>
          <w:sz w:val="24"/>
          <w:szCs w:val="24"/>
        </w:rPr>
      </w:pPr>
      <w:ins w:id="201"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5, 45);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02" w:author="Unknown"/>
          <w:rFonts w:ascii="Times New Roman" w:eastAsia="Times New Roman" w:hAnsi="Times New Roman" w:cs="Times New Roman"/>
          <w:color w:val="FFFFFF"/>
          <w:sz w:val="24"/>
          <w:szCs w:val="24"/>
        </w:rPr>
      </w:pPr>
      <w:ins w:id="203"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System.out.println</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"Elements after adding: " +al);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04" w:author="Unknown"/>
          <w:rFonts w:ascii="Times New Roman" w:eastAsia="Times New Roman" w:hAnsi="Times New Roman" w:cs="Times New Roman"/>
          <w:color w:val="FFFFFF"/>
          <w:sz w:val="24"/>
          <w:szCs w:val="24"/>
        </w:rPr>
      </w:pPr>
      <w:ins w:id="205" w:author="Unknown">
        <w:r w:rsidRPr="004A5736">
          <w:rPr>
            <w:rFonts w:ascii="Times New Roman" w:eastAsia="Times New Roman" w:hAnsi="Times New Roman" w:cs="Times New Roman"/>
            <w:color w:val="FFFFFF"/>
            <w:sz w:val="24"/>
            <w:szCs w:val="24"/>
          </w:rPr>
          <w:t xml:space="preserve"> }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06" w:author="Unknown"/>
          <w:rFonts w:ascii="Times New Roman" w:eastAsia="Times New Roman" w:hAnsi="Times New Roman" w:cs="Times New Roman"/>
          <w:color w:val="FFFFFF"/>
          <w:sz w:val="24"/>
          <w:szCs w:val="24"/>
        </w:rPr>
      </w:pPr>
      <w:ins w:id="207" w:author="Unknown">
        <w:r w:rsidRPr="004A5736">
          <w:rPr>
            <w:rFonts w:ascii="Times New Roman" w:eastAsia="Times New Roman" w:hAnsi="Times New Roman" w:cs="Times New Roman"/>
            <w:color w:val="FFFFFF"/>
            <w:sz w:val="24"/>
            <w:szCs w:val="24"/>
          </w:rPr>
          <w:t>}</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08" w:author="Unknown"/>
          <w:rFonts w:ascii="Times New Roman" w:eastAsia="Times New Roman" w:hAnsi="Times New Roman" w:cs="Times New Roman"/>
          <w:color w:val="FFFFFF"/>
          <w:sz w:val="24"/>
          <w:szCs w:val="24"/>
        </w:rPr>
      </w:pPr>
      <w:ins w:id="209" w:author="Unknown">
        <w:r w:rsidRPr="004A5736">
          <w:rPr>
            <w:rFonts w:ascii="Times New Roman" w:eastAsia="Times New Roman" w:hAnsi="Times New Roman" w:cs="Times New Roman"/>
            <w:color w:val="FFFFFF"/>
            <w:sz w:val="24"/>
            <w:szCs w:val="24"/>
          </w:rPr>
          <w:t xml:space="preserve">Output: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10" w:author="Unknown"/>
          <w:rFonts w:ascii="Times New Roman" w:eastAsia="Times New Roman" w:hAnsi="Times New Roman" w:cs="Times New Roman"/>
          <w:color w:val="FFFFFF"/>
          <w:sz w:val="24"/>
          <w:szCs w:val="24"/>
        </w:rPr>
      </w:pPr>
      <w:ins w:id="211" w:author="Unknown">
        <w:r w:rsidRPr="004A5736">
          <w:rPr>
            <w:rFonts w:ascii="Times New Roman" w:eastAsia="Times New Roman" w:hAnsi="Times New Roman" w:cs="Times New Roman"/>
            <w:color w:val="FFFFFF"/>
            <w:sz w:val="24"/>
            <w:szCs w:val="24"/>
          </w:rPr>
          <w:t xml:space="preserve">        Elements after adding: [10, 20, 30, 40, 35, 45, </w:t>
        </w:r>
        <w:proofErr w:type="spellStart"/>
        <w:r w:rsidRPr="004A5736">
          <w:rPr>
            <w:rFonts w:ascii="Times New Roman" w:eastAsia="Times New Roman" w:hAnsi="Times New Roman" w:cs="Times New Roman"/>
            <w:color w:val="FFFFFF"/>
            <w:sz w:val="24"/>
            <w:szCs w:val="24"/>
          </w:rPr>
          <w:t>Shubh</w:t>
        </w:r>
        <w:proofErr w:type="spellEnd"/>
        <w:r w:rsidRPr="004A5736">
          <w:rPr>
            <w:rFonts w:ascii="Times New Roman" w:eastAsia="Times New Roman" w:hAnsi="Times New Roman" w:cs="Times New Roman"/>
            <w:color w:val="FFFFFF"/>
            <w:sz w:val="24"/>
            <w:szCs w:val="24"/>
          </w:rPr>
          <w:t>]</w:t>
        </w:r>
      </w:ins>
    </w:p>
    <w:p w:rsidR="00C3399D" w:rsidRPr="004A5736" w:rsidRDefault="00C3399D" w:rsidP="00C3399D">
      <w:pPr>
        <w:shd w:val="clear" w:color="auto" w:fill="FFFFFF"/>
        <w:spacing w:after="144" w:line="240" w:lineRule="auto"/>
        <w:rPr>
          <w:ins w:id="212" w:author="Unknown"/>
          <w:rFonts w:ascii="Times New Roman" w:eastAsia="Times New Roman" w:hAnsi="Times New Roman" w:cs="Times New Roman"/>
          <w:color w:val="000000"/>
          <w:sz w:val="24"/>
          <w:szCs w:val="24"/>
        </w:rPr>
      </w:pPr>
      <w:ins w:id="213" w:author="Unknown">
        <w:r w:rsidRPr="004A5736">
          <w:rPr>
            <w:rFonts w:ascii="Times New Roman" w:eastAsia="Times New Roman" w:hAnsi="Times New Roman" w:cs="Times New Roman"/>
            <w:color w:val="000000"/>
            <w:sz w:val="24"/>
            <w:szCs w:val="24"/>
          </w:rPr>
          <w:t>Let’s create a program where we will create a list 1 and another list 2. We will add elements of list 2 into list 1 at position 2. Look at the source code to understand better.</w:t>
        </w:r>
      </w:ins>
    </w:p>
    <w:p w:rsidR="00C3399D" w:rsidRPr="004A5736" w:rsidRDefault="00C3399D" w:rsidP="00C3399D">
      <w:pPr>
        <w:shd w:val="clear" w:color="auto" w:fill="FFFFFF"/>
        <w:spacing w:after="0" w:line="240" w:lineRule="auto"/>
        <w:rPr>
          <w:ins w:id="214" w:author="Unknown"/>
          <w:rFonts w:ascii="Times New Roman" w:eastAsia="Times New Roman" w:hAnsi="Times New Roman" w:cs="Times New Roman"/>
          <w:color w:val="000000"/>
          <w:sz w:val="24"/>
          <w:szCs w:val="24"/>
        </w:rPr>
      </w:pPr>
      <w:ins w:id="215" w:author="Unknown">
        <w:r w:rsidRPr="004A5736">
          <w:rPr>
            <w:rFonts w:ascii="Times New Roman" w:eastAsia="Times New Roman" w:hAnsi="Times New Roman" w:cs="Times New Roman"/>
            <w:b/>
            <w:bCs/>
            <w:color w:val="000000"/>
            <w:sz w:val="24"/>
            <w:szCs w:val="24"/>
          </w:rPr>
          <w:t>Program source code 2:</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216" w:author="Unknown"/>
          <w:rFonts w:ascii="Times New Roman" w:eastAsia="Times New Roman" w:hAnsi="Times New Roman" w:cs="Times New Roman"/>
          <w:color w:val="FFFFFF"/>
          <w:sz w:val="24"/>
          <w:szCs w:val="24"/>
        </w:rPr>
      </w:pPr>
      <w:proofErr w:type="gramStart"/>
      <w:ins w:id="217" w:author="Unknown">
        <w:r w:rsidRPr="004A5736">
          <w:rPr>
            <w:rFonts w:ascii="Times New Roman" w:eastAsia="Times New Roman" w:hAnsi="Times New Roman" w:cs="Times New Roman"/>
            <w:color w:val="FFFFFF"/>
            <w:sz w:val="24"/>
            <w:szCs w:val="24"/>
          </w:rPr>
          <w:t>package</w:t>
        </w:r>
        <w:proofErr w:type="gramEnd"/>
        <w:r w:rsidRPr="004A5736">
          <w:rPr>
            <w:rFonts w:ascii="Times New Roman" w:eastAsia="Times New Roman" w:hAnsi="Times New Roman" w:cs="Times New Roman"/>
            <w:color w:val="FFFFFF"/>
            <w:sz w:val="24"/>
            <w:szCs w:val="24"/>
          </w:rPr>
          <w:t xml:space="preserve"> </w:t>
        </w:r>
        <w:proofErr w:type="spellStart"/>
        <w:r w:rsidRPr="004A5736">
          <w:rPr>
            <w:rFonts w:ascii="Times New Roman" w:eastAsia="Times New Roman" w:hAnsi="Times New Roman" w:cs="Times New Roman"/>
            <w:color w:val="FFFFFF"/>
            <w:sz w:val="24"/>
            <w:szCs w:val="24"/>
          </w:rPr>
          <w:t>listPrograms</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218" w:author="Unknown"/>
          <w:rFonts w:ascii="Times New Roman" w:eastAsia="Times New Roman" w:hAnsi="Times New Roman" w:cs="Times New Roman"/>
          <w:color w:val="FFFFFF"/>
          <w:sz w:val="24"/>
          <w:szCs w:val="24"/>
        </w:rPr>
      </w:pPr>
      <w:proofErr w:type="gramStart"/>
      <w:ins w:id="219" w:author="Unknown">
        <w:r w:rsidRPr="004A5736">
          <w:rPr>
            <w:rFonts w:ascii="Times New Roman" w:eastAsia="Times New Roman" w:hAnsi="Times New Roman" w:cs="Times New Roman"/>
            <w:color w:val="FFFFFF"/>
            <w:sz w:val="24"/>
            <w:szCs w:val="24"/>
          </w:rPr>
          <w:t>import</w:t>
        </w:r>
        <w:proofErr w:type="gramEnd"/>
        <w:r w:rsidRPr="004A5736">
          <w:rPr>
            <w:rFonts w:ascii="Times New Roman" w:eastAsia="Times New Roman" w:hAnsi="Times New Roman" w:cs="Times New Roman"/>
            <w:color w:val="FFFFFF"/>
            <w:sz w:val="24"/>
            <w:szCs w:val="24"/>
          </w:rPr>
          <w:t xml:space="preserve"> </w:t>
        </w:r>
        <w:proofErr w:type="spellStart"/>
        <w:r w:rsidRPr="004A5736">
          <w:rPr>
            <w:rFonts w:ascii="Times New Roman" w:eastAsia="Times New Roman" w:hAnsi="Times New Roman" w:cs="Times New Roman"/>
            <w:color w:val="FFFFFF"/>
            <w:sz w:val="24"/>
            <w:szCs w:val="24"/>
          </w:rPr>
          <w:t>java.util.ArrayList</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220" w:author="Unknown"/>
          <w:rFonts w:ascii="Times New Roman" w:eastAsia="Times New Roman" w:hAnsi="Times New Roman" w:cs="Times New Roman"/>
          <w:color w:val="FFFFFF"/>
          <w:sz w:val="24"/>
          <w:szCs w:val="24"/>
        </w:rPr>
      </w:pPr>
      <w:proofErr w:type="gramStart"/>
      <w:ins w:id="221" w:author="Unknown">
        <w:r w:rsidRPr="004A5736">
          <w:rPr>
            <w:rFonts w:ascii="Times New Roman" w:eastAsia="Times New Roman" w:hAnsi="Times New Roman" w:cs="Times New Roman"/>
            <w:color w:val="FFFFFF"/>
            <w:sz w:val="24"/>
            <w:szCs w:val="24"/>
          </w:rPr>
          <w:t>import</w:t>
        </w:r>
        <w:proofErr w:type="gramEnd"/>
        <w:r w:rsidRPr="004A5736">
          <w:rPr>
            <w:rFonts w:ascii="Times New Roman" w:eastAsia="Times New Roman" w:hAnsi="Times New Roman" w:cs="Times New Roman"/>
            <w:color w:val="FFFFFF"/>
            <w:sz w:val="24"/>
            <w:szCs w:val="24"/>
          </w:rPr>
          <w:t xml:space="preserve"> </w:t>
        </w:r>
        <w:proofErr w:type="spellStart"/>
        <w:r w:rsidRPr="004A5736">
          <w:rPr>
            <w:rFonts w:ascii="Times New Roman" w:eastAsia="Times New Roman" w:hAnsi="Times New Roman" w:cs="Times New Roman"/>
            <w:color w:val="FFFFFF"/>
            <w:sz w:val="24"/>
            <w:szCs w:val="24"/>
          </w:rPr>
          <w:t>java.util.List</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ins w:id="222" w:author="Unknown"/>
          <w:rFonts w:ascii="Times New Roman" w:eastAsia="Times New Roman" w:hAnsi="Times New Roman" w:cs="Times New Roman"/>
          <w:color w:val="FFFFFF"/>
          <w:sz w:val="24"/>
          <w:szCs w:val="24"/>
        </w:rPr>
      </w:pPr>
      <w:proofErr w:type="gramStart"/>
      <w:ins w:id="223" w:author="Unknown">
        <w:r w:rsidRPr="004A5736">
          <w:rPr>
            <w:rFonts w:ascii="Times New Roman" w:eastAsia="Times New Roman" w:hAnsi="Times New Roman" w:cs="Times New Roman"/>
            <w:color w:val="FFFFFF"/>
            <w:sz w:val="24"/>
            <w:szCs w:val="24"/>
          </w:rPr>
          <w:t>public</w:t>
        </w:r>
        <w:proofErr w:type="gramEnd"/>
        <w:r w:rsidRPr="004A5736">
          <w:rPr>
            <w:rFonts w:ascii="Times New Roman" w:eastAsia="Times New Roman" w:hAnsi="Times New Roman" w:cs="Times New Roman"/>
            <w:color w:val="FFFFFF"/>
            <w:sz w:val="24"/>
            <w:szCs w:val="24"/>
          </w:rPr>
          <w:t xml:space="preserve"> class </w:t>
        </w:r>
        <w:proofErr w:type="spellStart"/>
        <w:r w:rsidRPr="004A5736">
          <w:rPr>
            <w:rFonts w:ascii="Times New Roman" w:eastAsia="Times New Roman" w:hAnsi="Times New Roman" w:cs="Times New Roman"/>
            <w:color w:val="FFFFFF"/>
            <w:sz w:val="24"/>
            <w:szCs w:val="24"/>
          </w:rPr>
          <w:t>AddAllEx</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24" w:author="Unknown"/>
          <w:rFonts w:ascii="Times New Roman" w:eastAsia="Times New Roman" w:hAnsi="Times New Roman" w:cs="Times New Roman"/>
          <w:color w:val="FFFFFF"/>
          <w:sz w:val="24"/>
          <w:szCs w:val="24"/>
        </w:rPr>
      </w:pPr>
      <w:ins w:id="225" w:author="Unknown">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26" w:author="Unknown"/>
          <w:rFonts w:ascii="Times New Roman" w:eastAsia="Times New Roman" w:hAnsi="Times New Roman" w:cs="Times New Roman"/>
          <w:color w:val="FFFFFF"/>
          <w:sz w:val="24"/>
          <w:szCs w:val="24"/>
        </w:rPr>
      </w:pPr>
      <w:proofErr w:type="gramStart"/>
      <w:ins w:id="227" w:author="Unknown">
        <w:r w:rsidRPr="004A5736">
          <w:rPr>
            <w:rFonts w:ascii="Times New Roman" w:eastAsia="Times New Roman" w:hAnsi="Times New Roman" w:cs="Times New Roman"/>
            <w:color w:val="FFFFFF"/>
            <w:sz w:val="24"/>
            <w:szCs w:val="24"/>
          </w:rPr>
          <w:t>public</w:t>
        </w:r>
        <w:proofErr w:type="gramEnd"/>
        <w:r w:rsidRPr="004A5736">
          <w:rPr>
            <w:rFonts w:ascii="Times New Roman" w:eastAsia="Times New Roman" w:hAnsi="Times New Roman" w:cs="Times New Roman"/>
            <w:color w:val="FFFFFF"/>
            <w:sz w:val="24"/>
            <w:szCs w:val="24"/>
          </w:rPr>
          <w:t xml:space="preserve"> static void main(String[] </w:t>
        </w:r>
        <w:proofErr w:type="spellStart"/>
        <w:r w:rsidRPr="004A5736">
          <w:rPr>
            <w:rFonts w:ascii="Times New Roman" w:eastAsia="Times New Roman" w:hAnsi="Times New Roman" w:cs="Times New Roman"/>
            <w:color w:val="FFFFFF"/>
            <w:sz w:val="24"/>
            <w:szCs w:val="24"/>
          </w:rPr>
          <w:t>args</w:t>
        </w:r>
        <w:proofErr w:type="spellEnd"/>
        <w:r w:rsidRPr="004A5736">
          <w:rPr>
            <w:rFonts w:ascii="Times New Roman" w:eastAsia="Times New Roman" w:hAnsi="Times New Roman" w:cs="Times New Roman"/>
            <w:color w:val="FFFFFF"/>
            <w:sz w:val="24"/>
            <w:szCs w:val="24"/>
          </w:rPr>
          <w:t>)</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28" w:author="Unknown"/>
          <w:rFonts w:ascii="Times New Roman" w:eastAsia="Times New Roman" w:hAnsi="Times New Roman" w:cs="Times New Roman"/>
          <w:color w:val="FFFFFF"/>
          <w:sz w:val="24"/>
          <w:szCs w:val="24"/>
        </w:rPr>
      </w:pPr>
      <w:ins w:id="229" w:author="Unknown">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30" w:author="Unknown"/>
          <w:rFonts w:ascii="Times New Roman" w:eastAsia="Times New Roman" w:hAnsi="Times New Roman" w:cs="Times New Roman"/>
          <w:color w:val="FFFFFF"/>
          <w:sz w:val="24"/>
          <w:szCs w:val="24"/>
        </w:rPr>
      </w:pPr>
      <w:ins w:id="231" w:author="Unknown">
        <w:r w:rsidRPr="004A5736">
          <w:rPr>
            <w:rFonts w:ascii="Times New Roman" w:eastAsia="Times New Roman" w:hAnsi="Times New Roman" w:cs="Times New Roman"/>
            <w:color w:val="FFFFFF"/>
            <w:sz w:val="24"/>
            <w:szCs w:val="24"/>
          </w:rPr>
          <w:t xml:space="preserve">// </w:t>
        </w:r>
        <w:proofErr w:type="gramStart"/>
        <w:r w:rsidRPr="004A5736">
          <w:rPr>
            <w:rFonts w:ascii="Times New Roman" w:eastAsia="Times New Roman" w:hAnsi="Times New Roman" w:cs="Times New Roman"/>
            <w:color w:val="FFFFFF"/>
            <w:sz w:val="24"/>
            <w:szCs w:val="24"/>
          </w:rPr>
          <w:t>Create</w:t>
        </w:r>
        <w:proofErr w:type="gramEnd"/>
        <w:r w:rsidRPr="004A5736">
          <w:rPr>
            <w:rFonts w:ascii="Times New Roman" w:eastAsia="Times New Roman" w:hAnsi="Times New Roman" w:cs="Times New Roman"/>
            <w:color w:val="FFFFFF"/>
            <w:sz w:val="24"/>
            <w:szCs w:val="24"/>
          </w:rPr>
          <w:t xml:space="preserve"> a list1 of only String type. This means that Compiler will give errors if we try to put any elements other than String type.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32" w:author="Unknown"/>
          <w:rFonts w:ascii="Times New Roman" w:eastAsia="Times New Roman" w:hAnsi="Times New Roman" w:cs="Times New Roman"/>
          <w:color w:val="FFFFFF"/>
          <w:sz w:val="24"/>
          <w:szCs w:val="24"/>
        </w:rPr>
      </w:pPr>
      <w:ins w:id="233" w:author="Unknown">
        <w:r w:rsidRPr="004A5736">
          <w:rPr>
            <w:rFonts w:ascii="Times New Roman" w:eastAsia="Times New Roman" w:hAnsi="Times New Roman" w:cs="Times New Roman"/>
            <w:color w:val="FFFFFF"/>
            <w:sz w:val="24"/>
            <w:szCs w:val="24"/>
          </w:rPr>
          <w:t xml:space="preserve">   List&lt;String&gt; al = new </w:t>
        </w:r>
        <w:proofErr w:type="spellStart"/>
        <w:r w:rsidRPr="004A5736">
          <w:rPr>
            <w:rFonts w:ascii="Times New Roman" w:eastAsia="Times New Roman" w:hAnsi="Times New Roman" w:cs="Times New Roman"/>
            <w:color w:val="FFFFFF"/>
            <w:sz w:val="24"/>
            <w:szCs w:val="24"/>
          </w:rPr>
          <w:t>ArrayList</w:t>
        </w:r>
        <w:proofErr w:type="spellEnd"/>
        <w:r w:rsidRPr="004A5736">
          <w:rPr>
            <w:rFonts w:ascii="Times New Roman" w:eastAsia="Times New Roman" w:hAnsi="Times New Roman" w:cs="Times New Roman"/>
            <w:color w:val="FFFFFF"/>
            <w:sz w:val="24"/>
            <w:szCs w:val="24"/>
          </w:rPr>
          <w:t>&lt;String</w:t>
        </w:r>
        <w:proofErr w:type="gramStart"/>
        <w:r w:rsidRPr="004A5736">
          <w:rPr>
            <w:rFonts w:ascii="Times New Roman" w:eastAsia="Times New Roman" w:hAnsi="Times New Roman" w:cs="Times New Roman"/>
            <w:color w:val="FFFFFF"/>
            <w:sz w:val="24"/>
            <w:szCs w:val="24"/>
          </w:rPr>
          <w:t>&gt;(</w:t>
        </w:r>
        <w:proofErr w:type="gram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34" w:author="Unknown"/>
          <w:rFonts w:ascii="Times New Roman" w:eastAsia="Times New Roman" w:hAnsi="Times New Roman" w:cs="Times New Roman"/>
          <w:color w:val="FFFFFF"/>
          <w:sz w:val="24"/>
          <w:szCs w:val="24"/>
        </w:rPr>
      </w:pPr>
      <w:ins w:id="235"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"Apple");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36" w:author="Unknown"/>
          <w:rFonts w:ascii="Times New Roman" w:eastAsia="Times New Roman" w:hAnsi="Times New Roman" w:cs="Times New Roman"/>
          <w:color w:val="FFFFFF"/>
          <w:sz w:val="24"/>
          <w:szCs w:val="24"/>
        </w:rPr>
      </w:pPr>
      <w:ins w:id="237"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"Mango");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38" w:author="Unknown"/>
          <w:rFonts w:ascii="Times New Roman" w:eastAsia="Times New Roman" w:hAnsi="Times New Roman" w:cs="Times New Roman"/>
          <w:color w:val="FFFFFF"/>
          <w:sz w:val="24"/>
          <w:szCs w:val="24"/>
        </w:rPr>
      </w:pPr>
      <w:ins w:id="239"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"Orange");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0" w:author="Unknown"/>
          <w:rFonts w:ascii="Times New Roman" w:eastAsia="Times New Roman" w:hAnsi="Times New Roman" w:cs="Times New Roman"/>
          <w:color w:val="FFFFFF"/>
          <w:sz w:val="24"/>
          <w:szCs w:val="24"/>
        </w:rPr>
      </w:pPr>
      <w:ins w:id="241"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"Grapes");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2" w:author="Unknown"/>
          <w:rFonts w:ascii="Times New Roman" w:eastAsia="Times New Roman" w:hAnsi="Times New Roman" w:cs="Times New Roman"/>
          <w:color w:val="FFFFFF"/>
          <w:sz w:val="24"/>
          <w:szCs w:val="24"/>
        </w:rPr>
      </w:pPr>
      <w:ins w:id="243"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System.out.println</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"List1 contain: " +al);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4" w:author="Unknown"/>
          <w:rFonts w:ascii="Times New Roman" w:eastAsia="Times New Roman" w:hAnsi="Times New Roman" w:cs="Times New Roman"/>
          <w:color w:val="FFFFFF"/>
          <w:sz w:val="24"/>
          <w:szCs w:val="24"/>
        </w:rPr>
      </w:pPr>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5" w:author="Unknown"/>
          <w:rFonts w:ascii="Times New Roman" w:eastAsia="Times New Roman" w:hAnsi="Times New Roman" w:cs="Times New Roman"/>
          <w:color w:val="FFFFFF"/>
          <w:sz w:val="24"/>
          <w:szCs w:val="24"/>
        </w:rPr>
      </w:pPr>
      <w:ins w:id="246" w:author="Unknown">
        <w:r w:rsidRPr="004A5736">
          <w:rPr>
            <w:rFonts w:ascii="Times New Roman" w:eastAsia="Times New Roman" w:hAnsi="Times New Roman" w:cs="Times New Roman"/>
            <w:color w:val="FFFFFF"/>
            <w:sz w:val="24"/>
            <w:szCs w:val="24"/>
          </w:rPr>
          <w:t xml:space="preserve">// </w:t>
        </w:r>
        <w:proofErr w:type="gramStart"/>
        <w:r w:rsidRPr="004A5736">
          <w:rPr>
            <w:rFonts w:ascii="Times New Roman" w:eastAsia="Times New Roman" w:hAnsi="Times New Roman" w:cs="Times New Roman"/>
            <w:color w:val="FFFFFF"/>
            <w:sz w:val="24"/>
            <w:szCs w:val="24"/>
          </w:rPr>
          <w:t>Create</w:t>
        </w:r>
        <w:proofErr w:type="gramEnd"/>
        <w:r w:rsidRPr="004A5736">
          <w:rPr>
            <w:rFonts w:ascii="Times New Roman" w:eastAsia="Times New Roman" w:hAnsi="Times New Roman" w:cs="Times New Roman"/>
            <w:color w:val="FFFFFF"/>
            <w:sz w:val="24"/>
            <w:szCs w:val="24"/>
          </w:rPr>
          <w:t xml:space="preserve"> another List2 of String type.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7" w:author="Unknown"/>
          <w:rFonts w:ascii="Times New Roman" w:eastAsia="Times New Roman" w:hAnsi="Times New Roman" w:cs="Times New Roman"/>
          <w:color w:val="FFFFFF"/>
          <w:sz w:val="24"/>
          <w:szCs w:val="24"/>
        </w:rPr>
      </w:pPr>
      <w:ins w:id="248" w:author="Unknown">
        <w:r w:rsidRPr="004A5736">
          <w:rPr>
            <w:rFonts w:ascii="Times New Roman" w:eastAsia="Times New Roman" w:hAnsi="Times New Roman" w:cs="Times New Roman"/>
            <w:color w:val="FFFFFF"/>
            <w:sz w:val="24"/>
            <w:szCs w:val="24"/>
          </w:rPr>
          <w:t xml:space="preserve">   List&lt;String&gt; al2 = new </w:t>
        </w:r>
        <w:proofErr w:type="spellStart"/>
        <w:r w:rsidRPr="004A5736">
          <w:rPr>
            <w:rFonts w:ascii="Times New Roman" w:eastAsia="Times New Roman" w:hAnsi="Times New Roman" w:cs="Times New Roman"/>
            <w:color w:val="FFFFFF"/>
            <w:sz w:val="24"/>
            <w:szCs w:val="24"/>
          </w:rPr>
          <w:t>ArrayList</w:t>
        </w:r>
        <w:proofErr w:type="spellEnd"/>
        <w:r w:rsidRPr="004A5736">
          <w:rPr>
            <w:rFonts w:ascii="Times New Roman" w:eastAsia="Times New Roman" w:hAnsi="Times New Roman" w:cs="Times New Roman"/>
            <w:color w:val="FFFFFF"/>
            <w:sz w:val="24"/>
            <w:szCs w:val="24"/>
          </w:rPr>
          <w:t>&lt;String</w:t>
        </w:r>
        <w:proofErr w:type="gramStart"/>
        <w:r w:rsidRPr="004A5736">
          <w:rPr>
            <w:rFonts w:ascii="Times New Roman" w:eastAsia="Times New Roman" w:hAnsi="Times New Roman" w:cs="Times New Roman"/>
            <w:color w:val="FFFFFF"/>
            <w:sz w:val="24"/>
            <w:szCs w:val="24"/>
          </w:rPr>
          <w:t>&gt;(</w:t>
        </w:r>
        <w:proofErr w:type="gram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9" w:author="Unknown"/>
          <w:rFonts w:ascii="Times New Roman" w:eastAsia="Times New Roman" w:hAnsi="Times New Roman" w:cs="Times New Roman"/>
          <w:color w:val="FFFFFF"/>
          <w:sz w:val="24"/>
          <w:szCs w:val="24"/>
        </w:rPr>
      </w:pPr>
      <w:ins w:id="250" w:author="Unknown">
        <w:r w:rsidRPr="004A5736">
          <w:rPr>
            <w:rFonts w:ascii="Times New Roman" w:eastAsia="Times New Roman" w:hAnsi="Times New Roman" w:cs="Times New Roman"/>
            <w:color w:val="FFFFFF"/>
            <w:sz w:val="24"/>
            <w:szCs w:val="24"/>
          </w:rPr>
          <w:t xml:space="preserve">    </w:t>
        </w:r>
        <w:proofErr w:type="gramStart"/>
        <w:r w:rsidRPr="004A5736">
          <w:rPr>
            <w:rFonts w:ascii="Times New Roman" w:eastAsia="Times New Roman" w:hAnsi="Times New Roman" w:cs="Times New Roman"/>
            <w:color w:val="FFFFFF"/>
            <w:sz w:val="24"/>
            <w:szCs w:val="24"/>
          </w:rPr>
          <w:t>al2.add(</w:t>
        </w:r>
        <w:proofErr w:type="gramEnd"/>
        <w:r w:rsidRPr="004A5736">
          <w:rPr>
            <w:rFonts w:ascii="Times New Roman" w:eastAsia="Times New Roman" w:hAnsi="Times New Roman" w:cs="Times New Roman"/>
            <w:color w:val="FFFFFF"/>
            <w:sz w:val="24"/>
            <w:szCs w:val="24"/>
          </w:rPr>
          <w:t xml:space="preserve">"11");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51" w:author="Unknown"/>
          <w:rFonts w:ascii="Times New Roman" w:eastAsia="Times New Roman" w:hAnsi="Times New Roman" w:cs="Times New Roman"/>
          <w:color w:val="FFFFFF"/>
          <w:sz w:val="24"/>
          <w:szCs w:val="24"/>
        </w:rPr>
      </w:pPr>
      <w:ins w:id="252" w:author="Unknown">
        <w:r w:rsidRPr="004A5736">
          <w:rPr>
            <w:rFonts w:ascii="Times New Roman" w:eastAsia="Times New Roman" w:hAnsi="Times New Roman" w:cs="Times New Roman"/>
            <w:color w:val="FFFFFF"/>
            <w:sz w:val="24"/>
            <w:szCs w:val="24"/>
          </w:rPr>
          <w:t xml:space="preserve">    </w:t>
        </w:r>
        <w:proofErr w:type="gramStart"/>
        <w:r w:rsidRPr="004A5736">
          <w:rPr>
            <w:rFonts w:ascii="Times New Roman" w:eastAsia="Times New Roman" w:hAnsi="Times New Roman" w:cs="Times New Roman"/>
            <w:color w:val="FFFFFF"/>
            <w:sz w:val="24"/>
            <w:szCs w:val="24"/>
          </w:rPr>
          <w:t>al2.add(</w:t>
        </w:r>
        <w:proofErr w:type="gramEnd"/>
        <w:r w:rsidRPr="004A5736">
          <w:rPr>
            <w:rFonts w:ascii="Times New Roman" w:eastAsia="Times New Roman" w:hAnsi="Times New Roman" w:cs="Times New Roman"/>
            <w:color w:val="FFFFFF"/>
            <w:sz w:val="24"/>
            <w:szCs w:val="24"/>
          </w:rPr>
          <w:t xml:space="preserve">"12");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53" w:author="Unknown"/>
          <w:rFonts w:ascii="Times New Roman" w:eastAsia="Times New Roman" w:hAnsi="Times New Roman" w:cs="Times New Roman"/>
          <w:color w:val="FFFFFF"/>
          <w:sz w:val="24"/>
          <w:szCs w:val="24"/>
        </w:rPr>
      </w:pPr>
      <w:ins w:id="254" w:author="Unknown">
        <w:r w:rsidRPr="004A5736">
          <w:rPr>
            <w:rFonts w:ascii="Times New Roman" w:eastAsia="Times New Roman" w:hAnsi="Times New Roman" w:cs="Times New Roman"/>
            <w:color w:val="FFFFFF"/>
            <w:sz w:val="24"/>
            <w:szCs w:val="24"/>
          </w:rPr>
          <w:t xml:space="preserve">    </w:t>
        </w:r>
        <w:proofErr w:type="gramStart"/>
        <w:r w:rsidRPr="004A5736">
          <w:rPr>
            <w:rFonts w:ascii="Times New Roman" w:eastAsia="Times New Roman" w:hAnsi="Times New Roman" w:cs="Times New Roman"/>
            <w:color w:val="FFFFFF"/>
            <w:sz w:val="24"/>
            <w:szCs w:val="24"/>
          </w:rPr>
          <w:t>al2.add(</w:t>
        </w:r>
        <w:proofErr w:type="gramEnd"/>
        <w:r w:rsidRPr="004A5736">
          <w:rPr>
            <w:rFonts w:ascii="Times New Roman" w:eastAsia="Times New Roman" w:hAnsi="Times New Roman" w:cs="Times New Roman"/>
            <w:color w:val="FFFFFF"/>
            <w:sz w:val="24"/>
            <w:szCs w:val="24"/>
          </w:rPr>
          <w:t xml:space="preserve">"13");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55" w:author="Unknown"/>
          <w:rFonts w:ascii="Times New Roman" w:eastAsia="Times New Roman" w:hAnsi="Times New Roman" w:cs="Times New Roman"/>
          <w:color w:val="FFFFFF"/>
          <w:sz w:val="24"/>
          <w:szCs w:val="24"/>
        </w:rPr>
      </w:pPr>
      <w:ins w:id="256"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System.out.println</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"List2 contain :-"+al2);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57" w:author="Unknown"/>
          <w:rFonts w:ascii="Times New Roman" w:eastAsia="Times New Roman" w:hAnsi="Times New Roman" w:cs="Times New Roman"/>
          <w:color w:val="FFFFFF"/>
          <w:sz w:val="24"/>
          <w:szCs w:val="24"/>
        </w:rPr>
      </w:pPr>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58" w:author="Unknown"/>
          <w:rFonts w:ascii="Times New Roman" w:eastAsia="Times New Roman" w:hAnsi="Times New Roman" w:cs="Times New Roman"/>
          <w:color w:val="FFFFFF"/>
          <w:sz w:val="24"/>
          <w:szCs w:val="24"/>
        </w:rPr>
      </w:pPr>
      <w:ins w:id="259" w:author="Unknown">
        <w:r w:rsidRPr="004A5736">
          <w:rPr>
            <w:rFonts w:ascii="Times New Roman" w:eastAsia="Times New Roman" w:hAnsi="Times New Roman" w:cs="Times New Roman"/>
            <w:color w:val="FFFFFF"/>
            <w:sz w:val="24"/>
            <w:szCs w:val="24"/>
          </w:rPr>
          <w:t xml:space="preserve">// Adding List2 in List1 at 2nd </w:t>
        </w:r>
        <w:proofErr w:type="gramStart"/>
        <w:r w:rsidRPr="004A5736">
          <w:rPr>
            <w:rFonts w:ascii="Times New Roman" w:eastAsia="Times New Roman" w:hAnsi="Times New Roman" w:cs="Times New Roman"/>
            <w:color w:val="FFFFFF"/>
            <w:sz w:val="24"/>
            <w:szCs w:val="24"/>
          </w:rPr>
          <w:t>position(</w:t>
        </w:r>
        <w:proofErr w:type="spellStart"/>
        <w:proofErr w:type="gramEnd"/>
        <w:r w:rsidRPr="004A5736">
          <w:rPr>
            <w:rFonts w:ascii="Times New Roman" w:eastAsia="Times New Roman" w:hAnsi="Times New Roman" w:cs="Times New Roman"/>
            <w:color w:val="FFFFFF"/>
            <w:sz w:val="24"/>
            <w:szCs w:val="24"/>
          </w:rPr>
          <w:t>i.e</w:t>
        </w:r>
        <w:proofErr w:type="spellEnd"/>
        <w:r w:rsidRPr="004A5736">
          <w:rPr>
            <w:rFonts w:ascii="Times New Roman" w:eastAsia="Times New Roman" w:hAnsi="Times New Roman" w:cs="Times New Roman"/>
            <w:color w:val="FFFFFF"/>
            <w:sz w:val="24"/>
            <w:szCs w:val="24"/>
          </w:rPr>
          <w:t xml:space="preserve"> index=2) using </w:t>
        </w:r>
        <w:proofErr w:type="spellStart"/>
        <w:r w:rsidRPr="004A5736">
          <w:rPr>
            <w:rFonts w:ascii="Times New Roman" w:eastAsia="Times New Roman" w:hAnsi="Times New Roman" w:cs="Times New Roman"/>
            <w:color w:val="FFFFFF"/>
            <w:sz w:val="24"/>
            <w:szCs w:val="24"/>
          </w:rPr>
          <w:t>addAll</w:t>
        </w:r>
        <w:proofErr w:type="spellEnd"/>
        <w:r w:rsidRPr="004A5736">
          <w:rPr>
            <w:rFonts w:ascii="Times New Roman" w:eastAsia="Times New Roman" w:hAnsi="Times New Roman" w:cs="Times New Roman"/>
            <w:color w:val="FFFFFF"/>
            <w:sz w:val="24"/>
            <w:szCs w:val="24"/>
          </w:rPr>
          <w:t xml:space="preserve">() method.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60" w:author="Unknown"/>
          <w:rFonts w:ascii="Times New Roman" w:eastAsia="Times New Roman" w:hAnsi="Times New Roman" w:cs="Times New Roman"/>
          <w:color w:val="FFFFFF"/>
          <w:sz w:val="24"/>
          <w:szCs w:val="24"/>
        </w:rPr>
      </w:pPr>
      <w:ins w:id="261"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al.addAll</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2, al2);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62" w:author="Unknown"/>
          <w:rFonts w:ascii="Times New Roman" w:eastAsia="Times New Roman" w:hAnsi="Times New Roman" w:cs="Times New Roman"/>
          <w:color w:val="FFFFFF"/>
          <w:sz w:val="24"/>
          <w:szCs w:val="24"/>
        </w:rPr>
      </w:pPr>
      <w:ins w:id="263"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System.out.println</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"List1 after adding List2 at 2nd position :-"+al);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64" w:author="Unknown"/>
          <w:rFonts w:ascii="Times New Roman" w:eastAsia="Times New Roman" w:hAnsi="Times New Roman" w:cs="Times New Roman"/>
          <w:color w:val="FFFFFF"/>
          <w:sz w:val="24"/>
          <w:szCs w:val="24"/>
        </w:rPr>
      </w:pPr>
      <w:ins w:id="265" w:author="Unknown">
        <w:r w:rsidRPr="004A5736">
          <w:rPr>
            <w:rFonts w:ascii="Times New Roman" w:eastAsia="Times New Roman" w:hAnsi="Times New Roman" w:cs="Times New Roman"/>
            <w:color w:val="FFFFFF"/>
            <w:sz w:val="24"/>
            <w:szCs w:val="24"/>
          </w:rPr>
          <w:t xml:space="preserve">  }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66" w:author="Unknown"/>
          <w:rFonts w:ascii="Times New Roman" w:eastAsia="Times New Roman" w:hAnsi="Times New Roman" w:cs="Times New Roman"/>
          <w:color w:val="FFFFFF"/>
          <w:sz w:val="24"/>
          <w:szCs w:val="24"/>
        </w:rPr>
      </w:pPr>
      <w:ins w:id="267" w:author="Unknown">
        <w:r w:rsidRPr="004A5736">
          <w:rPr>
            <w:rFonts w:ascii="Times New Roman" w:eastAsia="Times New Roman" w:hAnsi="Times New Roman" w:cs="Times New Roman"/>
            <w:color w:val="FFFFFF"/>
            <w:sz w:val="24"/>
            <w:szCs w:val="24"/>
          </w:rPr>
          <w:t>}</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68" w:author="Unknown"/>
          <w:rFonts w:ascii="Times New Roman" w:eastAsia="Times New Roman" w:hAnsi="Times New Roman" w:cs="Times New Roman"/>
          <w:color w:val="FFFFFF"/>
          <w:sz w:val="24"/>
          <w:szCs w:val="24"/>
        </w:rPr>
      </w:pPr>
      <w:ins w:id="269" w:author="Unknown">
        <w:r w:rsidRPr="004A5736">
          <w:rPr>
            <w:rFonts w:ascii="Times New Roman" w:eastAsia="Times New Roman" w:hAnsi="Times New Roman" w:cs="Times New Roman"/>
            <w:color w:val="FFFFFF"/>
            <w:sz w:val="24"/>
            <w:szCs w:val="24"/>
          </w:rPr>
          <w:t xml:space="preserve">Output: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70" w:author="Unknown"/>
          <w:rFonts w:ascii="Times New Roman" w:eastAsia="Times New Roman" w:hAnsi="Times New Roman" w:cs="Times New Roman"/>
          <w:color w:val="FFFFFF"/>
          <w:sz w:val="24"/>
          <w:szCs w:val="24"/>
        </w:rPr>
      </w:pPr>
      <w:ins w:id="271" w:author="Unknown">
        <w:r w:rsidRPr="004A5736">
          <w:rPr>
            <w:rFonts w:ascii="Times New Roman" w:eastAsia="Times New Roman" w:hAnsi="Times New Roman" w:cs="Times New Roman"/>
            <w:color w:val="FFFFFF"/>
            <w:sz w:val="24"/>
            <w:szCs w:val="24"/>
          </w:rPr>
          <w:t xml:space="preserve">      List1 contain: [Apple, Mango, Orange, Grapes]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72" w:author="Unknown"/>
          <w:rFonts w:ascii="Times New Roman" w:eastAsia="Times New Roman" w:hAnsi="Times New Roman" w:cs="Times New Roman"/>
          <w:color w:val="FFFFFF"/>
          <w:sz w:val="24"/>
          <w:szCs w:val="24"/>
        </w:rPr>
      </w:pPr>
      <w:ins w:id="273" w:author="Unknown">
        <w:r w:rsidRPr="004A5736">
          <w:rPr>
            <w:rFonts w:ascii="Times New Roman" w:eastAsia="Times New Roman" w:hAnsi="Times New Roman" w:cs="Times New Roman"/>
            <w:color w:val="FFFFFF"/>
            <w:sz w:val="24"/>
            <w:szCs w:val="24"/>
          </w:rPr>
          <w:t xml:space="preserve">      List2 contain: [11, 12, 13]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74" w:author="Unknown"/>
          <w:rFonts w:ascii="Times New Roman" w:eastAsia="Times New Roman" w:hAnsi="Times New Roman" w:cs="Times New Roman"/>
          <w:color w:val="FFFFFF"/>
          <w:sz w:val="24"/>
          <w:szCs w:val="24"/>
        </w:rPr>
      </w:pPr>
      <w:ins w:id="275" w:author="Unknown">
        <w:r w:rsidRPr="004A5736">
          <w:rPr>
            <w:rFonts w:ascii="Times New Roman" w:eastAsia="Times New Roman" w:hAnsi="Times New Roman" w:cs="Times New Roman"/>
            <w:color w:val="FFFFFF"/>
            <w:sz w:val="24"/>
            <w:szCs w:val="24"/>
          </w:rPr>
          <w:t xml:space="preserve">      List1 after adding List2 at 2nd position: [Apple, Mango, 11, 12, 13, Orange, Grapes]</w:t>
        </w:r>
      </w:ins>
    </w:p>
    <w:p w:rsidR="00C3399D" w:rsidRPr="004A5736" w:rsidRDefault="00C3399D" w:rsidP="00C3399D">
      <w:pPr>
        <w:shd w:val="clear" w:color="auto" w:fill="FFFFFF"/>
        <w:spacing w:after="0" w:line="240" w:lineRule="auto"/>
        <w:rPr>
          <w:ins w:id="276" w:author="Unknown"/>
          <w:rFonts w:ascii="Times New Roman" w:eastAsia="Times New Roman" w:hAnsi="Times New Roman" w:cs="Times New Roman"/>
          <w:color w:val="000000"/>
          <w:sz w:val="24"/>
          <w:szCs w:val="24"/>
        </w:rPr>
      </w:pPr>
      <w:ins w:id="277" w:author="Unknown">
        <w:r w:rsidRPr="004A5736">
          <w:rPr>
            <w:rFonts w:ascii="Times New Roman" w:eastAsia="Times New Roman" w:hAnsi="Times New Roman" w:cs="Times New Roman"/>
            <w:b/>
            <w:bCs/>
            <w:color w:val="000000"/>
            <w:sz w:val="24"/>
            <w:szCs w:val="24"/>
          </w:rPr>
          <w:t>Program source code 3:</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78" w:author="Unknown"/>
          <w:rFonts w:ascii="Times New Roman" w:eastAsia="Times New Roman" w:hAnsi="Times New Roman" w:cs="Times New Roman"/>
          <w:color w:val="FFFFFF"/>
          <w:sz w:val="24"/>
          <w:szCs w:val="24"/>
        </w:rPr>
      </w:pPr>
      <w:proofErr w:type="gramStart"/>
      <w:ins w:id="279" w:author="Unknown">
        <w:r w:rsidRPr="004A5736">
          <w:rPr>
            <w:rFonts w:ascii="Times New Roman" w:eastAsia="Times New Roman" w:hAnsi="Times New Roman" w:cs="Times New Roman"/>
            <w:color w:val="FFFFFF"/>
            <w:sz w:val="24"/>
            <w:szCs w:val="24"/>
          </w:rPr>
          <w:lastRenderedPageBreak/>
          <w:t>package</w:t>
        </w:r>
        <w:proofErr w:type="gramEnd"/>
        <w:r w:rsidRPr="004A5736">
          <w:rPr>
            <w:rFonts w:ascii="Times New Roman" w:eastAsia="Times New Roman" w:hAnsi="Times New Roman" w:cs="Times New Roman"/>
            <w:color w:val="FFFFFF"/>
            <w:sz w:val="24"/>
            <w:szCs w:val="24"/>
          </w:rPr>
          <w:t xml:space="preserve"> </w:t>
        </w:r>
        <w:proofErr w:type="spellStart"/>
        <w:r w:rsidRPr="004A5736">
          <w:rPr>
            <w:rFonts w:ascii="Times New Roman" w:eastAsia="Times New Roman" w:hAnsi="Times New Roman" w:cs="Times New Roman"/>
            <w:color w:val="FFFFFF"/>
            <w:sz w:val="24"/>
            <w:szCs w:val="24"/>
          </w:rPr>
          <w:t>listPrograms</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80" w:author="Unknown"/>
          <w:rFonts w:ascii="Times New Roman" w:eastAsia="Times New Roman" w:hAnsi="Times New Roman" w:cs="Times New Roman"/>
          <w:color w:val="FFFFFF"/>
          <w:sz w:val="24"/>
          <w:szCs w:val="24"/>
        </w:rPr>
      </w:pPr>
      <w:proofErr w:type="gramStart"/>
      <w:ins w:id="281" w:author="Unknown">
        <w:r w:rsidRPr="004A5736">
          <w:rPr>
            <w:rFonts w:ascii="Times New Roman" w:eastAsia="Times New Roman" w:hAnsi="Times New Roman" w:cs="Times New Roman"/>
            <w:color w:val="FFFFFF"/>
            <w:sz w:val="24"/>
            <w:szCs w:val="24"/>
          </w:rPr>
          <w:t>import</w:t>
        </w:r>
        <w:proofErr w:type="gramEnd"/>
        <w:r w:rsidRPr="004A5736">
          <w:rPr>
            <w:rFonts w:ascii="Times New Roman" w:eastAsia="Times New Roman" w:hAnsi="Times New Roman" w:cs="Times New Roman"/>
            <w:color w:val="FFFFFF"/>
            <w:sz w:val="24"/>
            <w:szCs w:val="24"/>
          </w:rPr>
          <w:t xml:space="preserve"> </w:t>
        </w:r>
        <w:proofErr w:type="spellStart"/>
        <w:r w:rsidRPr="004A5736">
          <w:rPr>
            <w:rFonts w:ascii="Times New Roman" w:eastAsia="Times New Roman" w:hAnsi="Times New Roman" w:cs="Times New Roman"/>
            <w:color w:val="FFFFFF"/>
            <w:sz w:val="24"/>
            <w:szCs w:val="24"/>
          </w:rPr>
          <w:t>java.util.ArrayList</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82" w:author="Unknown"/>
          <w:rFonts w:ascii="Times New Roman" w:eastAsia="Times New Roman" w:hAnsi="Times New Roman" w:cs="Times New Roman"/>
          <w:color w:val="FFFFFF"/>
          <w:sz w:val="24"/>
          <w:szCs w:val="24"/>
        </w:rPr>
      </w:pPr>
      <w:proofErr w:type="gramStart"/>
      <w:ins w:id="283" w:author="Unknown">
        <w:r w:rsidRPr="004A5736">
          <w:rPr>
            <w:rFonts w:ascii="Times New Roman" w:eastAsia="Times New Roman" w:hAnsi="Times New Roman" w:cs="Times New Roman"/>
            <w:color w:val="FFFFFF"/>
            <w:sz w:val="24"/>
            <w:szCs w:val="24"/>
          </w:rPr>
          <w:t>import</w:t>
        </w:r>
        <w:proofErr w:type="gramEnd"/>
        <w:r w:rsidRPr="004A5736">
          <w:rPr>
            <w:rFonts w:ascii="Times New Roman" w:eastAsia="Times New Roman" w:hAnsi="Times New Roman" w:cs="Times New Roman"/>
            <w:color w:val="FFFFFF"/>
            <w:sz w:val="24"/>
            <w:szCs w:val="24"/>
          </w:rPr>
          <w:t xml:space="preserve"> </w:t>
        </w:r>
        <w:proofErr w:type="spellStart"/>
        <w:r w:rsidRPr="004A5736">
          <w:rPr>
            <w:rFonts w:ascii="Times New Roman" w:eastAsia="Times New Roman" w:hAnsi="Times New Roman" w:cs="Times New Roman"/>
            <w:color w:val="FFFFFF"/>
            <w:sz w:val="24"/>
            <w:szCs w:val="24"/>
          </w:rPr>
          <w:t>java.util.List</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84" w:author="Unknown"/>
          <w:rFonts w:ascii="Times New Roman" w:eastAsia="Times New Roman" w:hAnsi="Times New Roman" w:cs="Times New Roman"/>
          <w:color w:val="FFFFFF"/>
          <w:sz w:val="24"/>
          <w:szCs w:val="24"/>
        </w:rPr>
      </w:pPr>
      <w:proofErr w:type="gramStart"/>
      <w:ins w:id="285" w:author="Unknown">
        <w:r w:rsidRPr="004A5736">
          <w:rPr>
            <w:rFonts w:ascii="Times New Roman" w:eastAsia="Times New Roman" w:hAnsi="Times New Roman" w:cs="Times New Roman"/>
            <w:color w:val="FFFFFF"/>
            <w:sz w:val="24"/>
            <w:szCs w:val="24"/>
          </w:rPr>
          <w:t>public</w:t>
        </w:r>
        <w:proofErr w:type="gramEnd"/>
        <w:r w:rsidRPr="004A5736">
          <w:rPr>
            <w:rFonts w:ascii="Times New Roman" w:eastAsia="Times New Roman" w:hAnsi="Times New Roman" w:cs="Times New Roman"/>
            <w:color w:val="FFFFFF"/>
            <w:sz w:val="24"/>
            <w:szCs w:val="24"/>
          </w:rPr>
          <w:t xml:space="preserve"> class </w:t>
        </w:r>
        <w:proofErr w:type="spellStart"/>
        <w:r w:rsidRPr="004A5736">
          <w:rPr>
            <w:rFonts w:ascii="Times New Roman" w:eastAsia="Times New Roman" w:hAnsi="Times New Roman" w:cs="Times New Roman"/>
            <w:color w:val="FFFFFF"/>
            <w:sz w:val="24"/>
            <w:szCs w:val="24"/>
          </w:rPr>
          <w:t>IndexOfEx</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86" w:author="Unknown"/>
          <w:rFonts w:ascii="Times New Roman" w:eastAsia="Times New Roman" w:hAnsi="Times New Roman" w:cs="Times New Roman"/>
          <w:color w:val="FFFFFF"/>
          <w:sz w:val="24"/>
          <w:szCs w:val="24"/>
        </w:rPr>
      </w:pPr>
      <w:ins w:id="287" w:author="Unknown">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88" w:author="Unknown"/>
          <w:rFonts w:ascii="Times New Roman" w:eastAsia="Times New Roman" w:hAnsi="Times New Roman" w:cs="Times New Roman"/>
          <w:color w:val="FFFFFF"/>
          <w:sz w:val="24"/>
          <w:szCs w:val="24"/>
        </w:rPr>
      </w:pPr>
      <w:proofErr w:type="gramStart"/>
      <w:ins w:id="289" w:author="Unknown">
        <w:r w:rsidRPr="004A5736">
          <w:rPr>
            <w:rFonts w:ascii="Times New Roman" w:eastAsia="Times New Roman" w:hAnsi="Times New Roman" w:cs="Times New Roman"/>
            <w:color w:val="FFFFFF"/>
            <w:sz w:val="24"/>
            <w:szCs w:val="24"/>
          </w:rPr>
          <w:t>public</w:t>
        </w:r>
        <w:proofErr w:type="gramEnd"/>
        <w:r w:rsidRPr="004A5736">
          <w:rPr>
            <w:rFonts w:ascii="Times New Roman" w:eastAsia="Times New Roman" w:hAnsi="Times New Roman" w:cs="Times New Roman"/>
            <w:color w:val="FFFFFF"/>
            <w:sz w:val="24"/>
            <w:szCs w:val="24"/>
          </w:rPr>
          <w:t xml:space="preserve"> static void main(String[] </w:t>
        </w:r>
        <w:proofErr w:type="spellStart"/>
        <w:r w:rsidRPr="004A5736">
          <w:rPr>
            <w:rFonts w:ascii="Times New Roman" w:eastAsia="Times New Roman" w:hAnsi="Times New Roman" w:cs="Times New Roman"/>
            <w:color w:val="FFFFFF"/>
            <w:sz w:val="24"/>
            <w:szCs w:val="24"/>
          </w:rPr>
          <w:t>args</w:t>
        </w:r>
        <w:proofErr w:type="spellEnd"/>
        <w:r w:rsidRPr="004A5736">
          <w:rPr>
            <w:rFonts w:ascii="Times New Roman" w:eastAsia="Times New Roman" w:hAnsi="Times New Roman" w:cs="Times New Roman"/>
            <w:color w:val="FFFFFF"/>
            <w:sz w:val="24"/>
            <w:szCs w:val="24"/>
          </w:rPr>
          <w:t>)</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90" w:author="Unknown"/>
          <w:rFonts w:ascii="Times New Roman" w:eastAsia="Times New Roman" w:hAnsi="Times New Roman" w:cs="Times New Roman"/>
          <w:color w:val="FFFFFF"/>
          <w:sz w:val="24"/>
          <w:szCs w:val="24"/>
        </w:rPr>
      </w:pPr>
      <w:ins w:id="291" w:author="Unknown">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92" w:author="Unknown"/>
          <w:rFonts w:ascii="Times New Roman" w:eastAsia="Times New Roman" w:hAnsi="Times New Roman" w:cs="Times New Roman"/>
          <w:color w:val="FFFFFF"/>
          <w:sz w:val="24"/>
          <w:szCs w:val="24"/>
        </w:rPr>
      </w:pPr>
      <w:ins w:id="293" w:author="Unknown">
        <w:r w:rsidRPr="004A5736">
          <w:rPr>
            <w:rFonts w:ascii="Times New Roman" w:eastAsia="Times New Roman" w:hAnsi="Times New Roman" w:cs="Times New Roman"/>
            <w:color w:val="FFFFFF"/>
            <w:sz w:val="24"/>
            <w:szCs w:val="24"/>
          </w:rPr>
          <w:t xml:space="preserve"> List al = new </w:t>
        </w:r>
        <w:proofErr w:type="spellStart"/>
        <w:proofErr w:type="gramStart"/>
        <w:r w:rsidRPr="004A5736">
          <w:rPr>
            <w:rFonts w:ascii="Times New Roman" w:eastAsia="Times New Roman" w:hAnsi="Times New Roman" w:cs="Times New Roman"/>
            <w:color w:val="FFFFFF"/>
            <w:sz w:val="24"/>
            <w:szCs w:val="24"/>
          </w:rPr>
          <w:t>ArrayList</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94" w:author="Unknown"/>
          <w:rFonts w:ascii="Times New Roman" w:eastAsia="Times New Roman" w:hAnsi="Times New Roman" w:cs="Times New Roman"/>
          <w:color w:val="FFFFFF"/>
          <w:sz w:val="24"/>
          <w:szCs w:val="24"/>
        </w:rPr>
      </w:pPr>
      <w:ins w:id="295"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"AA");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96" w:author="Unknown"/>
          <w:rFonts w:ascii="Times New Roman" w:eastAsia="Times New Roman" w:hAnsi="Times New Roman" w:cs="Times New Roman"/>
          <w:color w:val="FFFFFF"/>
          <w:sz w:val="24"/>
          <w:szCs w:val="24"/>
        </w:rPr>
      </w:pPr>
      <w:ins w:id="297"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"BB");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98" w:author="Unknown"/>
          <w:rFonts w:ascii="Times New Roman" w:eastAsia="Times New Roman" w:hAnsi="Times New Roman" w:cs="Times New Roman"/>
          <w:color w:val="FFFFFF"/>
          <w:sz w:val="24"/>
          <w:szCs w:val="24"/>
        </w:rPr>
      </w:pPr>
      <w:ins w:id="299"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"CC");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00" w:author="Unknown"/>
          <w:rFonts w:ascii="Times New Roman" w:eastAsia="Times New Roman" w:hAnsi="Times New Roman" w:cs="Times New Roman"/>
          <w:color w:val="FFFFFF"/>
          <w:sz w:val="24"/>
          <w:szCs w:val="24"/>
        </w:rPr>
      </w:pPr>
      <w:ins w:id="301"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"DD");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02" w:author="Unknown"/>
          <w:rFonts w:ascii="Times New Roman" w:eastAsia="Times New Roman" w:hAnsi="Times New Roman" w:cs="Times New Roman"/>
          <w:color w:val="FFFFFF"/>
          <w:sz w:val="24"/>
          <w:szCs w:val="24"/>
        </w:rPr>
      </w:pPr>
      <w:ins w:id="303"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"EE");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04" w:author="Unknown"/>
          <w:rFonts w:ascii="Times New Roman" w:eastAsia="Times New Roman" w:hAnsi="Times New Roman" w:cs="Times New Roman"/>
          <w:color w:val="FFFFFF"/>
          <w:sz w:val="24"/>
          <w:szCs w:val="24"/>
        </w:rPr>
      </w:pPr>
      <w:ins w:id="305"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"FF");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06" w:author="Unknown"/>
          <w:rFonts w:ascii="Times New Roman" w:eastAsia="Times New Roman" w:hAnsi="Times New Roman" w:cs="Times New Roman"/>
          <w:color w:val="FFFFFF"/>
          <w:sz w:val="24"/>
          <w:szCs w:val="24"/>
        </w:rPr>
      </w:pPr>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07" w:author="Unknown"/>
          <w:rFonts w:ascii="Times New Roman" w:eastAsia="Times New Roman" w:hAnsi="Times New Roman" w:cs="Times New Roman"/>
          <w:color w:val="FFFFFF"/>
          <w:sz w:val="24"/>
          <w:szCs w:val="24"/>
        </w:rPr>
      </w:pPr>
      <w:ins w:id="308" w:author="Unknown">
        <w:r w:rsidRPr="004A5736">
          <w:rPr>
            <w:rFonts w:ascii="Times New Roman" w:eastAsia="Times New Roman" w:hAnsi="Times New Roman" w:cs="Times New Roman"/>
            <w:color w:val="FFFFFF"/>
            <w:sz w:val="24"/>
            <w:szCs w:val="24"/>
          </w:rPr>
          <w:t xml:space="preserve">// To find the Index of any particular element, use </w:t>
        </w:r>
        <w:proofErr w:type="spellStart"/>
        <w:proofErr w:type="gramStart"/>
        <w:r w:rsidRPr="004A5736">
          <w:rPr>
            <w:rFonts w:ascii="Times New Roman" w:eastAsia="Times New Roman" w:hAnsi="Times New Roman" w:cs="Times New Roman"/>
            <w:color w:val="FFFFFF"/>
            <w:sz w:val="24"/>
            <w:szCs w:val="24"/>
          </w:rPr>
          <w:t>obj.indexOf</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object o) method.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09" w:author="Unknown"/>
          <w:rFonts w:ascii="Times New Roman" w:eastAsia="Times New Roman" w:hAnsi="Times New Roman" w:cs="Times New Roman"/>
          <w:color w:val="FFFFFF"/>
          <w:sz w:val="24"/>
          <w:szCs w:val="24"/>
        </w:rPr>
      </w:pPr>
      <w:ins w:id="310"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System.out.println</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"Index of CC: "+</w:t>
        </w:r>
        <w:proofErr w:type="spellStart"/>
        <w:r w:rsidRPr="004A5736">
          <w:rPr>
            <w:rFonts w:ascii="Times New Roman" w:eastAsia="Times New Roman" w:hAnsi="Times New Roman" w:cs="Times New Roman"/>
            <w:color w:val="FFFFFF"/>
            <w:sz w:val="24"/>
            <w:szCs w:val="24"/>
          </w:rPr>
          <w:t>al.indexOf</w:t>
        </w:r>
        <w:proofErr w:type="spellEnd"/>
        <w:r w:rsidRPr="004A5736">
          <w:rPr>
            <w:rFonts w:ascii="Times New Roman" w:eastAsia="Times New Roman" w:hAnsi="Times New Roman" w:cs="Times New Roman"/>
            <w:color w:val="FFFFFF"/>
            <w:sz w:val="24"/>
            <w:szCs w:val="24"/>
          </w:rPr>
          <w:t xml:space="preserve">("CC"));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11" w:author="Unknown"/>
          <w:rFonts w:ascii="Times New Roman" w:eastAsia="Times New Roman" w:hAnsi="Times New Roman" w:cs="Times New Roman"/>
          <w:color w:val="FFFFFF"/>
          <w:sz w:val="24"/>
          <w:szCs w:val="24"/>
        </w:rPr>
      </w:pPr>
      <w:ins w:id="312"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System.out.println</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"Index of FF: "+</w:t>
        </w:r>
        <w:proofErr w:type="spellStart"/>
        <w:r w:rsidRPr="004A5736">
          <w:rPr>
            <w:rFonts w:ascii="Times New Roman" w:eastAsia="Times New Roman" w:hAnsi="Times New Roman" w:cs="Times New Roman"/>
            <w:color w:val="FFFFFF"/>
            <w:sz w:val="24"/>
            <w:szCs w:val="24"/>
          </w:rPr>
          <w:t>al.indexOf</w:t>
        </w:r>
        <w:proofErr w:type="spellEnd"/>
        <w:r w:rsidRPr="004A5736">
          <w:rPr>
            <w:rFonts w:ascii="Times New Roman" w:eastAsia="Times New Roman" w:hAnsi="Times New Roman" w:cs="Times New Roman"/>
            <w:color w:val="FFFFFF"/>
            <w:sz w:val="24"/>
            <w:szCs w:val="24"/>
          </w:rPr>
          <w:t xml:space="preserve">("FF"));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13" w:author="Unknown"/>
          <w:rFonts w:ascii="Times New Roman" w:eastAsia="Times New Roman" w:hAnsi="Times New Roman" w:cs="Times New Roman"/>
          <w:color w:val="FFFFFF"/>
          <w:sz w:val="24"/>
          <w:szCs w:val="24"/>
        </w:rPr>
      </w:pPr>
      <w:ins w:id="314" w:author="Unknown">
        <w:r w:rsidRPr="004A5736">
          <w:rPr>
            <w:rFonts w:ascii="Times New Roman" w:eastAsia="Times New Roman" w:hAnsi="Times New Roman" w:cs="Times New Roman"/>
            <w:color w:val="FFFFFF"/>
            <w:sz w:val="24"/>
            <w:szCs w:val="24"/>
          </w:rPr>
          <w:t xml:space="preserve"> }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15" w:author="Unknown"/>
          <w:rFonts w:ascii="Times New Roman" w:eastAsia="Times New Roman" w:hAnsi="Times New Roman" w:cs="Times New Roman"/>
          <w:color w:val="FFFFFF"/>
          <w:sz w:val="24"/>
          <w:szCs w:val="24"/>
        </w:rPr>
      </w:pPr>
      <w:ins w:id="316" w:author="Unknown">
        <w:r w:rsidRPr="004A5736">
          <w:rPr>
            <w:rFonts w:ascii="Times New Roman" w:eastAsia="Times New Roman" w:hAnsi="Times New Roman" w:cs="Times New Roman"/>
            <w:color w:val="FFFFFF"/>
            <w:sz w:val="24"/>
            <w:szCs w:val="24"/>
          </w:rPr>
          <w:t>}</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17" w:author="Unknown"/>
          <w:rFonts w:ascii="Times New Roman" w:eastAsia="Times New Roman" w:hAnsi="Times New Roman" w:cs="Times New Roman"/>
          <w:color w:val="FFFFFF"/>
          <w:sz w:val="24"/>
          <w:szCs w:val="24"/>
        </w:rPr>
      </w:pPr>
      <w:ins w:id="318" w:author="Unknown">
        <w:r w:rsidRPr="004A5736">
          <w:rPr>
            <w:rFonts w:ascii="Times New Roman" w:eastAsia="Times New Roman" w:hAnsi="Times New Roman" w:cs="Times New Roman"/>
            <w:color w:val="FFFFFF"/>
            <w:sz w:val="24"/>
            <w:szCs w:val="24"/>
          </w:rPr>
          <w:t xml:space="preserve">Output: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19" w:author="Unknown"/>
          <w:rFonts w:ascii="Times New Roman" w:eastAsia="Times New Roman" w:hAnsi="Times New Roman" w:cs="Times New Roman"/>
          <w:color w:val="FFFFFF"/>
          <w:sz w:val="24"/>
          <w:szCs w:val="24"/>
        </w:rPr>
      </w:pPr>
      <w:ins w:id="320" w:author="Unknown">
        <w:r w:rsidRPr="004A5736">
          <w:rPr>
            <w:rFonts w:ascii="Times New Roman" w:eastAsia="Times New Roman" w:hAnsi="Times New Roman" w:cs="Times New Roman"/>
            <w:color w:val="FFFFFF"/>
            <w:sz w:val="24"/>
            <w:szCs w:val="24"/>
          </w:rPr>
          <w:t xml:space="preserve">       Index of CC: 2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21" w:author="Unknown"/>
          <w:rFonts w:ascii="Times New Roman" w:eastAsia="Times New Roman" w:hAnsi="Times New Roman" w:cs="Times New Roman"/>
          <w:color w:val="FFFFFF"/>
          <w:sz w:val="24"/>
          <w:szCs w:val="24"/>
        </w:rPr>
      </w:pPr>
      <w:ins w:id="322" w:author="Unknown">
        <w:r w:rsidRPr="004A5736">
          <w:rPr>
            <w:rFonts w:ascii="Times New Roman" w:eastAsia="Times New Roman" w:hAnsi="Times New Roman" w:cs="Times New Roman"/>
            <w:color w:val="FFFFFF"/>
            <w:sz w:val="24"/>
            <w:szCs w:val="24"/>
          </w:rPr>
          <w:t xml:space="preserve">       Index of FF: 5</w:t>
        </w:r>
      </w:ins>
    </w:p>
    <w:p w:rsidR="00C3399D" w:rsidRPr="004A5736" w:rsidRDefault="00C3399D" w:rsidP="00C3399D">
      <w:pPr>
        <w:shd w:val="clear" w:color="auto" w:fill="FFFFFF"/>
        <w:spacing w:after="0" w:line="240" w:lineRule="auto"/>
        <w:rPr>
          <w:ins w:id="323" w:author="Unknown"/>
          <w:rFonts w:ascii="Times New Roman" w:eastAsia="Times New Roman" w:hAnsi="Times New Roman" w:cs="Times New Roman"/>
          <w:color w:val="000000"/>
          <w:sz w:val="24"/>
          <w:szCs w:val="24"/>
        </w:rPr>
      </w:pPr>
      <w:proofErr w:type="gramStart"/>
      <w:ins w:id="324" w:author="Unknown">
        <w:r w:rsidRPr="004A5736">
          <w:rPr>
            <w:rFonts w:ascii="Times New Roman" w:eastAsia="Times New Roman" w:hAnsi="Times New Roman" w:cs="Times New Roman"/>
            <w:b/>
            <w:bCs/>
            <w:color w:val="000000"/>
            <w:sz w:val="24"/>
            <w:szCs w:val="24"/>
          </w:rPr>
          <w:t>Program  source</w:t>
        </w:r>
        <w:proofErr w:type="gramEnd"/>
        <w:r w:rsidRPr="004A5736">
          <w:rPr>
            <w:rFonts w:ascii="Times New Roman" w:eastAsia="Times New Roman" w:hAnsi="Times New Roman" w:cs="Times New Roman"/>
            <w:b/>
            <w:bCs/>
            <w:color w:val="000000"/>
            <w:sz w:val="24"/>
            <w:szCs w:val="24"/>
          </w:rPr>
          <w:t xml:space="preserve">  code  4:</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25" w:author="Unknown"/>
          <w:rFonts w:ascii="Times New Roman" w:eastAsia="Times New Roman" w:hAnsi="Times New Roman" w:cs="Times New Roman"/>
          <w:color w:val="FFFFFF"/>
          <w:sz w:val="24"/>
          <w:szCs w:val="24"/>
        </w:rPr>
      </w:pPr>
      <w:proofErr w:type="gramStart"/>
      <w:ins w:id="326" w:author="Unknown">
        <w:r w:rsidRPr="004A5736">
          <w:rPr>
            <w:rFonts w:ascii="Times New Roman" w:eastAsia="Times New Roman" w:hAnsi="Times New Roman" w:cs="Times New Roman"/>
            <w:color w:val="FFFFFF"/>
            <w:sz w:val="24"/>
            <w:szCs w:val="24"/>
          </w:rPr>
          <w:t>package</w:t>
        </w:r>
        <w:proofErr w:type="gramEnd"/>
        <w:r w:rsidRPr="004A5736">
          <w:rPr>
            <w:rFonts w:ascii="Times New Roman" w:eastAsia="Times New Roman" w:hAnsi="Times New Roman" w:cs="Times New Roman"/>
            <w:color w:val="FFFFFF"/>
            <w:sz w:val="24"/>
            <w:szCs w:val="24"/>
          </w:rPr>
          <w:t xml:space="preserve"> </w:t>
        </w:r>
        <w:proofErr w:type="spellStart"/>
        <w:r w:rsidRPr="004A5736">
          <w:rPr>
            <w:rFonts w:ascii="Times New Roman" w:eastAsia="Times New Roman" w:hAnsi="Times New Roman" w:cs="Times New Roman"/>
            <w:color w:val="FFFFFF"/>
            <w:sz w:val="24"/>
            <w:szCs w:val="24"/>
          </w:rPr>
          <w:t>listPrograms</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27" w:author="Unknown"/>
          <w:rFonts w:ascii="Times New Roman" w:eastAsia="Times New Roman" w:hAnsi="Times New Roman" w:cs="Times New Roman"/>
          <w:color w:val="FFFFFF"/>
          <w:sz w:val="24"/>
          <w:szCs w:val="24"/>
        </w:rPr>
      </w:pPr>
      <w:proofErr w:type="gramStart"/>
      <w:ins w:id="328" w:author="Unknown">
        <w:r w:rsidRPr="004A5736">
          <w:rPr>
            <w:rFonts w:ascii="Times New Roman" w:eastAsia="Times New Roman" w:hAnsi="Times New Roman" w:cs="Times New Roman"/>
            <w:color w:val="FFFFFF"/>
            <w:sz w:val="24"/>
            <w:szCs w:val="24"/>
          </w:rPr>
          <w:t>import</w:t>
        </w:r>
        <w:proofErr w:type="gramEnd"/>
        <w:r w:rsidRPr="004A5736">
          <w:rPr>
            <w:rFonts w:ascii="Times New Roman" w:eastAsia="Times New Roman" w:hAnsi="Times New Roman" w:cs="Times New Roman"/>
            <w:color w:val="FFFFFF"/>
            <w:sz w:val="24"/>
            <w:szCs w:val="24"/>
          </w:rPr>
          <w:t xml:space="preserve"> </w:t>
        </w:r>
        <w:proofErr w:type="spellStart"/>
        <w:r w:rsidRPr="004A5736">
          <w:rPr>
            <w:rFonts w:ascii="Times New Roman" w:eastAsia="Times New Roman" w:hAnsi="Times New Roman" w:cs="Times New Roman"/>
            <w:color w:val="FFFFFF"/>
            <w:sz w:val="24"/>
            <w:szCs w:val="24"/>
          </w:rPr>
          <w:t>java.util.ArrayList</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29" w:author="Unknown"/>
          <w:rFonts w:ascii="Times New Roman" w:eastAsia="Times New Roman" w:hAnsi="Times New Roman" w:cs="Times New Roman"/>
          <w:color w:val="FFFFFF"/>
          <w:sz w:val="24"/>
          <w:szCs w:val="24"/>
        </w:rPr>
      </w:pPr>
      <w:proofErr w:type="gramStart"/>
      <w:ins w:id="330" w:author="Unknown">
        <w:r w:rsidRPr="004A5736">
          <w:rPr>
            <w:rFonts w:ascii="Times New Roman" w:eastAsia="Times New Roman" w:hAnsi="Times New Roman" w:cs="Times New Roman"/>
            <w:color w:val="FFFFFF"/>
            <w:sz w:val="24"/>
            <w:szCs w:val="24"/>
          </w:rPr>
          <w:t>import</w:t>
        </w:r>
        <w:proofErr w:type="gramEnd"/>
        <w:r w:rsidRPr="004A5736">
          <w:rPr>
            <w:rFonts w:ascii="Times New Roman" w:eastAsia="Times New Roman" w:hAnsi="Times New Roman" w:cs="Times New Roman"/>
            <w:color w:val="FFFFFF"/>
            <w:sz w:val="24"/>
            <w:szCs w:val="24"/>
          </w:rPr>
          <w:t xml:space="preserve"> </w:t>
        </w:r>
        <w:proofErr w:type="spellStart"/>
        <w:r w:rsidRPr="004A5736">
          <w:rPr>
            <w:rFonts w:ascii="Times New Roman" w:eastAsia="Times New Roman" w:hAnsi="Times New Roman" w:cs="Times New Roman"/>
            <w:color w:val="FFFFFF"/>
            <w:sz w:val="24"/>
            <w:szCs w:val="24"/>
          </w:rPr>
          <w:t>java.util.List</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31" w:author="Unknown"/>
          <w:rFonts w:ascii="Times New Roman" w:eastAsia="Times New Roman" w:hAnsi="Times New Roman" w:cs="Times New Roman"/>
          <w:color w:val="FFFFFF"/>
          <w:sz w:val="24"/>
          <w:szCs w:val="24"/>
        </w:rPr>
      </w:pPr>
      <w:proofErr w:type="gramStart"/>
      <w:ins w:id="332" w:author="Unknown">
        <w:r w:rsidRPr="004A5736">
          <w:rPr>
            <w:rFonts w:ascii="Times New Roman" w:eastAsia="Times New Roman" w:hAnsi="Times New Roman" w:cs="Times New Roman"/>
            <w:color w:val="FFFFFF"/>
            <w:sz w:val="24"/>
            <w:szCs w:val="24"/>
          </w:rPr>
          <w:t>public</w:t>
        </w:r>
        <w:proofErr w:type="gramEnd"/>
        <w:r w:rsidRPr="004A5736">
          <w:rPr>
            <w:rFonts w:ascii="Times New Roman" w:eastAsia="Times New Roman" w:hAnsi="Times New Roman" w:cs="Times New Roman"/>
            <w:color w:val="FFFFFF"/>
            <w:sz w:val="24"/>
            <w:szCs w:val="24"/>
          </w:rPr>
          <w:t xml:space="preserve"> class </w:t>
        </w:r>
        <w:proofErr w:type="spellStart"/>
        <w:r w:rsidRPr="004A5736">
          <w:rPr>
            <w:rFonts w:ascii="Times New Roman" w:eastAsia="Times New Roman" w:hAnsi="Times New Roman" w:cs="Times New Roman"/>
            <w:color w:val="FFFFFF"/>
            <w:sz w:val="24"/>
            <w:szCs w:val="24"/>
          </w:rPr>
          <w:t>GetMethodEx</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33" w:author="Unknown"/>
          <w:rFonts w:ascii="Times New Roman" w:eastAsia="Times New Roman" w:hAnsi="Times New Roman" w:cs="Times New Roman"/>
          <w:color w:val="FFFFFF"/>
          <w:sz w:val="24"/>
          <w:szCs w:val="24"/>
        </w:rPr>
      </w:pPr>
      <w:ins w:id="334" w:author="Unknown">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35" w:author="Unknown"/>
          <w:rFonts w:ascii="Times New Roman" w:eastAsia="Times New Roman" w:hAnsi="Times New Roman" w:cs="Times New Roman"/>
          <w:color w:val="FFFFFF"/>
          <w:sz w:val="24"/>
          <w:szCs w:val="24"/>
        </w:rPr>
      </w:pPr>
      <w:ins w:id="336" w:author="Unknown">
        <w:r w:rsidRPr="004A5736">
          <w:rPr>
            <w:rFonts w:ascii="Times New Roman" w:eastAsia="Times New Roman" w:hAnsi="Times New Roman" w:cs="Times New Roman"/>
            <w:color w:val="FFFFFF"/>
            <w:sz w:val="24"/>
            <w:szCs w:val="24"/>
          </w:rPr>
          <w:t xml:space="preserve"> </w:t>
        </w:r>
        <w:proofErr w:type="gramStart"/>
        <w:r w:rsidRPr="004A5736">
          <w:rPr>
            <w:rFonts w:ascii="Times New Roman" w:eastAsia="Times New Roman" w:hAnsi="Times New Roman" w:cs="Times New Roman"/>
            <w:color w:val="FFFFFF"/>
            <w:sz w:val="24"/>
            <w:szCs w:val="24"/>
          </w:rPr>
          <w:t>public</w:t>
        </w:r>
        <w:proofErr w:type="gramEnd"/>
        <w:r w:rsidRPr="004A5736">
          <w:rPr>
            <w:rFonts w:ascii="Times New Roman" w:eastAsia="Times New Roman" w:hAnsi="Times New Roman" w:cs="Times New Roman"/>
            <w:color w:val="FFFFFF"/>
            <w:sz w:val="24"/>
            <w:szCs w:val="24"/>
          </w:rPr>
          <w:t xml:space="preserve"> static void main(String[] </w:t>
        </w:r>
        <w:proofErr w:type="spellStart"/>
        <w:r w:rsidRPr="004A5736">
          <w:rPr>
            <w:rFonts w:ascii="Times New Roman" w:eastAsia="Times New Roman" w:hAnsi="Times New Roman" w:cs="Times New Roman"/>
            <w:color w:val="FFFFFF"/>
            <w:sz w:val="24"/>
            <w:szCs w:val="24"/>
          </w:rPr>
          <w:t>args</w:t>
        </w:r>
        <w:proofErr w:type="spell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37" w:author="Unknown"/>
          <w:rFonts w:ascii="Times New Roman" w:eastAsia="Times New Roman" w:hAnsi="Times New Roman" w:cs="Times New Roman"/>
          <w:color w:val="FFFFFF"/>
          <w:sz w:val="24"/>
          <w:szCs w:val="24"/>
        </w:rPr>
      </w:pPr>
      <w:ins w:id="338" w:author="Unknown">
        <w:r w:rsidRPr="004A5736">
          <w:rPr>
            <w:rFonts w:ascii="Times New Roman" w:eastAsia="Times New Roman" w:hAnsi="Times New Roman" w:cs="Times New Roman"/>
            <w:color w:val="FFFFFF"/>
            <w:sz w:val="24"/>
            <w:szCs w:val="24"/>
          </w:rPr>
          <w:t xml:space="preserve"> {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39" w:author="Unknown"/>
          <w:rFonts w:ascii="Times New Roman" w:eastAsia="Times New Roman" w:hAnsi="Times New Roman" w:cs="Times New Roman"/>
          <w:color w:val="FFFFFF"/>
          <w:sz w:val="24"/>
          <w:szCs w:val="24"/>
        </w:rPr>
      </w:pPr>
      <w:ins w:id="340" w:author="Unknown">
        <w:r w:rsidRPr="004A5736">
          <w:rPr>
            <w:rFonts w:ascii="Times New Roman" w:eastAsia="Times New Roman" w:hAnsi="Times New Roman" w:cs="Times New Roman"/>
            <w:color w:val="FFFFFF"/>
            <w:sz w:val="24"/>
            <w:szCs w:val="24"/>
          </w:rPr>
          <w:t xml:space="preserve">   List al = new </w:t>
        </w:r>
        <w:proofErr w:type="spellStart"/>
        <w:proofErr w:type="gramStart"/>
        <w:r w:rsidRPr="004A5736">
          <w:rPr>
            <w:rFonts w:ascii="Times New Roman" w:eastAsia="Times New Roman" w:hAnsi="Times New Roman" w:cs="Times New Roman"/>
            <w:color w:val="FFFFFF"/>
            <w:sz w:val="24"/>
            <w:szCs w:val="24"/>
          </w:rPr>
          <w:t>ArrayList</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41" w:author="Unknown"/>
          <w:rFonts w:ascii="Times New Roman" w:eastAsia="Times New Roman" w:hAnsi="Times New Roman" w:cs="Times New Roman"/>
          <w:color w:val="FFFFFF"/>
          <w:sz w:val="24"/>
          <w:szCs w:val="24"/>
        </w:rPr>
      </w:pPr>
      <w:ins w:id="342" w:author="Unknown">
        <w:r w:rsidRPr="004A5736">
          <w:rPr>
            <w:rFonts w:ascii="Times New Roman" w:eastAsia="Times New Roman" w:hAnsi="Times New Roman" w:cs="Times New Roman"/>
            <w:color w:val="FFFFFF"/>
            <w:sz w:val="24"/>
            <w:szCs w:val="24"/>
          </w:rPr>
          <w:t xml:space="preserve">// </w:t>
        </w:r>
        <w:proofErr w:type="gramStart"/>
        <w:r w:rsidRPr="004A5736">
          <w:rPr>
            <w:rFonts w:ascii="Times New Roman" w:eastAsia="Times New Roman" w:hAnsi="Times New Roman" w:cs="Times New Roman"/>
            <w:color w:val="FFFFFF"/>
            <w:sz w:val="24"/>
            <w:szCs w:val="24"/>
          </w:rPr>
          <w:t>Adding</w:t>
        </w:r>
        <w:proofErr w:type="gramEnd"/>
        <w:r w:rsidRPr="004A5736">
          <w:rPr>
            <w:rFonts w:ascii="Times New Roman" w:eastAsia="Times New Roman" w:hAnsi="Times New Roman" w:cs="Times New Roman"/>
            <w:color w:val="FFFFFF"/>
            <w:sz w:val="24"/>
            <w:szCs w:val="24"/>
          </w:rPr>
          <w:t xml:space="preserve"> Element using reference variable al.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43" w:author="Unknown"/>
          <w:rFonts w:ascii="Times New Roman" w:eastAsia="Times New Roman" w:hAnsi="Times New Roman" w:cs="Times New Roman"/>
          <w:color w:val="FFFFFF"/>
          <w:sz w:val="24"/>
          <w:szCs w:val="24"/>
        </w:rPr>
      </w:pPr>
      <w:ins w:id="344"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"pen");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45" w:author="Unknown"/>
          <w:rFonts w:ascii="Times New Roman" w:eastAsia="Times New Roman" w:hAnsi="Times New Roman" w:cs="Times New Roman"/>
          <w:color w:val="FFFFFF"/>
          <w:sz w:val="24"/>
          <w:szCs w:val="24"/>
        </w:rPr>
      </w:pPr>
      <w:ins w:id="346"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"pencil");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47" w:author="Unknown"/>
          <w:rFonts w:ascii="Times New Roman" w:eastAsia="Times New Roman" w:hAnsi="Times New Roman" w:cs="Times New Roman"/>
          <w:color w:val="FFFFFF"/>
          <w:sz w:val="24"/>
          <w:szCs w:val="24"/>
        </w:rPr>
      </w:pPr>
      <w:ins w:id="348"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"ink");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49" w:author="Unknown"/>
          <w:rFonts w:ascii="Times New Roman" w:eastAsia="Times New Roman" w:hAnsi="Times New Roman" w:cs="Times New Roman"/>
          <w:color w:val="FFFFFF"/>
          <w:sz w:val="24"/>
          <w:szCs w:val="24"/>
        </w:rPr>
      </w:pPr>
      <w:ins w:id="350"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"notebook");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1" w:author="Unknown"/>
          <w:rFonts w:ascii="Times New Roman" w:eastAsia="Times New Roman" w:hAnsi="Times New Roman" w:cs="Times New Roman"/>
          <w:color w:val="FFFFFF"/>
          <w:sz w:val="24"/>
          <w:szCs w:val="24"/>
        </w:rPr>
      </w:pPr>
      <w:ins w:id="352"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"book");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3" w:author="Unknown"/>
          <w:rFonts w:ascii="Times New Roman" w:eastAsia="Times New Roman" w:hAnsi="Times New Roman" w:cs="Times New Roman"/>
          <w:color w:val="FFFFFF"/>
          <w:sz w:val="24"/>
          <w:szCs w:val="24"/>
        </w:rPr>
      </w:pPr>
      <w:ins w:id="354"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al.add</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 xml:space="preserve">"paper");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5" w:author="Unknown"/>
          <w:rFonts w:ascii="Times New Roman" w:eastAsia="Times New Roman" w:hAnsi="Times New Roman" w:cs="Times New Roman"/>
          <w:color w:val="FFFFFF"/>
          <w:sz w:val="24"/>
          <w:szCs w:val="24"/>
        </w:rPr>
      </w:pPr>
      <w:ins w:id="356" w:author="Unknown">
        <w:r w:rsidRPr="004A5736">
          <w:rPr>
            <w:rFonts w:ascii="Times New Roman" w:eastAsia="Times New Roman" w:hAnsi="Times New Roman" w:cs="Times New Roman"/>
            <w:color w:val="FFFFFF"/>
            <w:sz w:val="24"/>
            <w:szCs w:val="24"/>
          </w:rPr>
          <w:t xml:space="preserve">// Now call </w:t>
        </w:r>
        <w:proofErr w:type="gramStart"/>
        <w:r w:rsidRPr="004A5736">
          <w:rPr>
            <w:rFonts w:ascii="Times New Roman" w:eastAsia="Times New Roman" w:hAnsi="Times New Roman" w:cs="Times New Roman"/>
            <w:color w:val="FFFFFF"/>
            <w:sz w:val="24"/>
            <w:szCs w:val="24"/>
          </w:rPr>
          <w:t>get(</w:t>
        </w:r>
        <w:proofErr w:type="spellStart"/>
        <w:proofErr w:type="gramEnd"/>
        <w:r w:rsidRPr="004A5736">
          <w:rPr>
            <w:rFonts w:ascii="Times New Roman" w:eastAsia="Times New Roman" w:hAnsi="Times New Roman" w:cs="Times New Roman"/>
            <w:color w:val="FFFFFF"/>
            <w:sz w:val="24"/>
            <w:szCs w:val="24"/>
          </w:rPr>
          <w:t>int</w:t>
        </w:r>
        <w:proofErr w:type="spellEnd"/>
        <w:r w:rsidRPr="004A5736">
          <w:rPr>
            <w:rFonts w:ascii="Times New Roman" w:eastAsia="Times New Roman" w:hAnsi="Times New Roman" w:cs="Times New Roman"/>
            <w:color w:val="FFFFFF"/>
            <w:sz w:val="24"/>
            <w:szCs w:val="24"/>
          </w:rPr>
          <w:t xml:space="preserve"> index) method to get elements from specified index and print them.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7" w:author="Unknown"/>
          <w:rFonts w:ascii="Times New Roman" w:eastAsia="Times New Roman" w:hAnsi="Times New Roman" w:cs="Times New Roman"/>
          <w:color w:val="FFFFFF"/>
          <w:sz w:val="24"/>
          <w:szCs w:val="24"/>
        </w:rPr>
      </w:pPr>
      <w:ins w:id="358"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System.out.println</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"First Element: " +</w:t>
        </w:r>
        <w:proofErr w:type="spellStart"/>
        <w:r w:rsidRPr="004A5736">
          <w:rPr>
            <w:rFonts w:ascii="Times New Roman" w:eastAsia="Times New Roman" w:hAnsi="Times New Roman" w:cs="Times New Roman"/>
            <w:color w:val="FFFFFF"/>
            <w:sz w:val="24"/>
            <w:szCs w:val="24"/>
          </w:rPr>
          <w:t>al.get</w:t>
        </w:r>
        <w:proofErr w:type="spellEnd"/>
        <w:r w:rsidRPr="004A5736">
          <w:rPr>
            <w:rFonts w:ascii="Times New Roman" w:eastAsia="Times New Roman" w:hAnsi="Times New Roman" w:cs="Times New Roman"/>
            <w:color w:val="FFFFFF"/>
            <w:sz w:val="24"/>
            <w:szCs w:val="24"/>
          </w:rPr>
          <w:t xml:space="preserve">(0));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9" w:author="Unknown"/>
          <w:rFonts w:ascii="Times New Roman" w:eastAsia="Times New Roman" w:hAnsi="Times New Roman" w:cs="Times New Roman"/>
          <w:color w:val="FFFFFF"/>
          <w:sz w:val="24"/>
          <w:szCs w:val="24"/>
        </w:rPr>
      </w:pPr>
      <w:ins w:id="360" w:author="Unknown">
        <w:r w:rsidRPr="004A5736">
          <w:rPr>
            <w:rFonts w:ascii="Times New Roman" w:eastAsia="Times New Roman" w:hAnsi="Times New Roman" w:cs="Times New Roman"/>
            <w:color w:val="FFFFFF"/>
            <w:sz w:val="24"/>
            <w:szCs w:val="24"/>
          </w:rPr>
          <w:t xml:space="preserve">   </w:t>
        </w:r>
        <w:proofErr w:type="spellStart"/>
        <w:proofErr w:type="gramStart"/>
        <w:r w:rsidRPr="004A5736">
          <w:rPr>
            <w:rFonts w:ascii="Times New Roman" w:eastAsia="Times New Roman" w:hAnsi="Times New Roman" w:cs="Times New Roman"/>
            <w:color w:val="FFFFFF"/>
            <w:sz w:val="24"/>
            <w:szCs w:val="24"/>
          </w:rPr>
          <w:t>System.out.println</w:t>
        </w:r>
        <w:proofErr w:type="spellEnd"/>
        <w:r w:rsidRPr="004A5736">
          <w:rPr>
            <w:rFonts w:ascii="Times New Roman" w:eastAsia="Times New Roman" w:hAnsi="Times New Roman" w:cs="Times New Roman"/>
            <w:color w:val="FFFFFF"/>
            <w:sz w:val="24"/>
            <w:szCs w:val="24"/>
          </w:rPr>
          <w:t>(</w:t>
        </w:r>
        <w:proofErr w:type="gramEnd"/>
        <w:r w:rsidRPr="004A5736">
          <w:rPr>
            <w:rFonts w:ascii="Times New Roman" w:eastAsia="Times New Roman" w:hAnsi="Times New Roman" w:cs="Times New Roman"/>
            <w:color w:val="FFFFFF"/>
            <w:sz w:val="24"/>
            <w:szCs w:val="24"/>
          </w:rPr>
          <w:t>"Fourth Element: " +</w:t>
        </w:r>
        <w:proofErr w:type="spellStart"/>
        <w:r w:rsidRPr="004A5736">
          <w:rPr>
            <w:rFonts w:ascii="Times New Roman" w:eastAsia="Times New Roman" w:hAnsi="Times New Roman" w:cs="Times New Roman"/>
            <w:color w:val="FFFFFF"/>
            <w:sz w:val="24"/>
            <w:szCs w:val="24"/>
          </w:rPr>
          <w:t>al.get</w:t>
        </w:r>
        <w:proofErr w:type="spellEnd"/>
        <w:r w:rsidRPr="004A5736">
          <w:rPr>
            <w:rFonts w:ascii="Times New Roman" w:eastAsia="Times New Roman" w:hAnsi="Times New Roman" w:cs="Times New Roman"/>
            <w:color w:val="FFFFFF"/>
            <w:sz w:val="24"/>
            <w:szCs w:val="24"/>
          </w:rPr>
          <w:t xml:space="preserve">(3));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1" w:author="Unknown"/>
          <w:rFonts w:ascii="Times New Roman" w:eastAsia="Times New Roman" w:hAnsi="Times New Roman" w:cs="Times New Roman"/>
          <w:color w:val="FFFFFF"/>
          <w:sz w:val="24"/>
          <w:szCs w:val="24"/>
        </w:rPr>
      </w:pPr>
      <w:ins w:id="362" w:author="Unknown">
        <w:r w:rsidRPr="004A5736">
          <w:rPr>
            <w:rFonts w:ascii="Times New Roman" w:eastAsia="Times New Roman" w:hAnsi="Times New Roman" w:cs="Times New Roman"/>
            <w:color w:val="FFFFFF"/>
            <w:sz w:val="24"/>
            <w:szCs w:val="24"/>
          </w:rPr>
          <w:t xml:space="preserve">  }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3" w:author="Unknown"/>
          <w:rFonts w:ascii="Times New Roman" w:eastAsia="Times New Roman" w:hAnsi="Times New Roman" w:cs="Times New Roman"/>
          <w:color w:val="FFFFFF"/>
          <w:sz w:val="24"/>
          <w:szCs w:val="24"/>
        </w:rPr>
      </w:pPr>
      <w:ins w:id="364" w:author="Unknown">
        <w:r w:rsidRPr="004A5736">
          <w:rPr>
            <w:rFonts w:ascii="Times New Roman" w:eastAsia="Times New Roman" w:hAnsi="Times New Roman" w:cs="Times New Roman"/>
            <w:color w:val="FFFFFF"/>
            <w:sz w:val="24"/>
            <w:szCs w:val="24"/>
          </w:rPr>
          <w:t>}</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5" w:author="Unknown"/>
          <w:rFonts w:ascii="Times New Roman" w:eastAsia="Times New Roman" w:hAnsi="Times New Roman" w:cs="Times New Roman"/>
          <w:color w:val="FFFFFF"/>
          <w:sz w:val="24"/>
          <w:szCs w:val="24"/>
        </w:rPr>
      </w:pPr>
      <w:ins w:id="366" w:author="Unknown">
        <w:r w:rsidRPr="004A5736">
          <w:rPr>
            <w:rFonts w:ascii="Times New Roman" w:eastAsia="Times New Roman" w:hAnsi="Times New Roman" w:cs="Times New Roman"/>
            <w:color w:val="FFFFFF"/>
            <w:sz w:val="24"/>
            <w:szCs w:val="24"/>
          </w:rPr>
          <w:t xml:space="preserve">Output: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7" w:author="Unknown"/>
          <w:rFonts w:ascii="Times New Roman" w:eastAsia="Times New Roman" w:hAnsi="Times New Roman" w:cs="Times New Roman"/>
          <w:color w:val="FFFFFF"/>
          <w:sz w:val="24"/>
          <w:szCs w:val="24"/>
        </w:rPr>
      </w:pPr>
      <w:ins w:id="368" w:author="Unknown">
        <w:r w:rsidRPr="004A5736">
          <w:rPr>
            <w:rFonts w:ascii="Times New Roman" w:eastAsia="Times New Roman" w:hAnsi="Times New Roman" w:cs="Times New Roman"/>
            <w:color w:val="FFFFFF"/>
            <w:sz w:val="24"/>
            <w:szCs w:val="24"/>
          </w:rPr>
          <w:t xml:space="preserve">      First Element: pen </w:t>
        </w:r>
      </w:ins>
    </w:p>
    <w:p w:rsidR="00C3399D" w:rsidRPr="004A5736" w:rsidRDefault="00C3399D" w:rsidP="00C3399D">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9" w:author="Unknown"/>
          <w:rFonts w:ascii="Times New Roman" w:eastAsia="Times New Roman" w:hAnsi="Times New Roman" w:cs="Times New Roman"/>
          <w:color w:val="FFFFFF"/>
          <w:sz w:val="24"/>
          <w:szCs w:val="24"/>
        </w:rPr>
      </w:pPr>
      <w:ins w:id="370" w:author="Unknown">
        <w:r w:rsidRPr="004A5736">
          <w:rPr>
            <w:rFonts w:ascii="Times New Roman" w:eastAsia="Times New Roman" w:hAnsi="Times New Roman" w:cs="Times New Roman"/>
            <w:color w:val="FFFFFF"/>
            <w:sz w:val="24"/>
            <w:szCs w:val="24"/>
          </w:rPr>
          <w:t xml:space="preserve">      Fourth Element: notebook</w:t>
        </w:r>
      </w:ins>
    </w:p>
    <w:p w:rsidR="00DB2F88" w:rsidRDefault="00DB2F88" w:rsidP="00DB2F88">
      <w:proofErr w:type="gramStart"/>
      <w:r>
        <w:t>package</w:t>
      </w:r>
      <w:proofErr w:type="gramEnd"/>
      <w:r>
        <w:t xml:space="preserve"> </w:t>
      </w:r>
      <w:proofErr w:type="spellStart"/>
      <w:r>
        <w:t>com.me.bvimit</w:t>
      </w:r>
      <w:proofErr w:type="spellEnd"/>
      <w:r>
        <w:t>;</w:t>
      </w:r>
    </w:p>
    <w:p w:rsidR="00DB2F88" w:rsidRDefault="00DB2F88" w:rsidP="00DB2F88">
      <w:r>
        <w:t xml:space="preserve">// Java program to demonstrate </w:t>
      </w:r>
    </w:p>
    <w:p w:rsidR="00DB2F88" w:rsidRDefault="00DB2F88" w:rsidP="00DB2F88">
      <w:r>
        <w:lastRenderedPageBreak/>
        <w:tab/>
        <w:t xml:space="preserve">// </w:t>
      </w:r>
      <w:proofErr w:type="gramStart"/>
      <w:r>
        <w:t>list(</w:t>
      </w:r>
      <w:proofErr w:type="gramEnd"/>
      <w:r>
        <w:t xml:space="preserve">) method </w:t>
      </w:r>
    </w:p>
    <w:p w:rsidR="00DB2F88" w:rsidRDefault="00DB2F88" w:rsidP="00DB2F88">
      <w:r>
        <w:tab/>
        <w:t xml:space="preserve">// for Integer value </w:t>
      </w:r>
    </w:p>
    <w:p w:rsidR="00DB2F88" w:rsidRDefault="00DB2F88" w:rsidP="00DB2F88">
      <w:r>
        <w:tab/>
        <w:t xml:space="preserve">  </w:t>
      </w:r>
    </w:p>
    <w:p w:rsidR="00DB2F88" w:rsidRDefault="00DB2F88" w:rsidP="00DB2F88">
      <w:r>
        <w:tab/>
      </w:r>
      <w:proofErr w:type="gramStart"/>
      <w:r>
        <w:t>import</w:t>
      </w:r>
      <w:proofErr w:type="gramEnd"/>
      <w:r>
        <w:t xml:space="preserve"> </w:t>
      </w:r>
      <w:proofErr w:type="spellStart"/>
      <w:r>
        <w:t>java.util</w:t>
      </w:r>
      <w:proofErr w:type="spellEnd"/>
      <w:r>
        <w:t xml:space="preserve">.*; </w:t>
      </w:r>
    </w:p>
    <w:p w:rsidR="00DB2F88" w:rsidRDefault="00DB2F88" w:rsidP="00DB2F88">
      <w:proofErr w:type="gramStart"/>
      <w:r>
        <w:t>public</w:t>
      </w:r>
      <w:proofErr w:type="gramEnd"/>
      <w:r>
        <w:t xml:space="preserve"> class list2Demo {</w:t>
      </w:r>
    </w:p>
    <w:p w:rsidR="00DB2F88" w:rsidRDefault="00DB2F88" w:rsidP="00DB2F88">
      <w:r>
        <w:tab/>
      </w:r>
    </w:p>
    <w:p w:rsidR="00DB2F88" w:rsidRDefault="00DB2F88" w:rsidP="00DB2F88">
      <w:r>
        <w:tab/>
        <w:t xml:space="preserve"> </w:t>
      </w:r>
      <w:r>
        <w:tab/>
        <w:t xml:space="preserve">    </w:t>
      </w:r>
      <w:proofErr w:type="gramStart"/>
      <w:r>
        <w:t>public</w:t>
      </w:r>
      <w:proofErr w:type="gramEnd"/>
      <w:r>
        <w:t xml:space="preserve"> static void main(String[] </w:t>
      </w:r>
      <w:proofErr w:type="spellStart"/>
      <w:r>
        <w:t>argv</w:t>
      </w:r>
      <w:proofErr w:type="spellEnd"/>
      <w:r>
        <w:t xml:space="preserve">) throws Exception </w:t>
      </w:r>
    </w:p>
    <w:p w:rsidR="00DB2F88" w:rsidRDefault="00DB2F88" w:rsidP="00DB2F88">
      <w:r>
        <w:tab/>
        <w:t xml:space="preserve">    { </w:t>
      </w:r>
    </w:p>
    <w:p w:rsidR="00DB2F88" w:rsidRDefault="00DB2F88" w:rsidP="00DB2F88">
      <w:r>
        <w:tab/>
        <w:t xml:space="preserve">        </w:t>
      </w:r>
      <w:proofErr w:type="gramStart"/>
      <w:r>
        <w:t>try</w:t>
      </w:r>
      <w:proofErr w:type="gramEnd"/>
      <w:r>
        <w:t xml:space="preserve"> { </w:t>
      </w:r>
    </w:p>
    <w:p w:rsidR="00DB2F88" w:rsidRDefault="00DB2F88" w:rsidP="00DB2F88">
      <w:r>
        <w:tab/>
        <w:t xml:space="preserve">  </w:t>
      </w:r>
    </w:p>
    <w:p w:rsidR="00DB2F88" w:rsidRDefault="00DB2F88" w:rsidP="00DB2F88">
      <w:r>
        <w:tab/>
        <w:t xml:space="preserve">            // creating object of List&lt;String&gt; </w:t>
      </w:r>
    </w:p>
    <w:p w:rsidR="00DB2F88" w:rsidRDefault="00DB2F88" w:rsidP="00DB2F88">
      <w:r>
        <w:tab/>
        <w:t xml:space="preserve">            List&lt;Integer&gt; </w:t>
      </w:r>
      <w:proofErr w:type="spellStart"/>
      <w:r>
        <w:t>arrlist</w:t>
      </w:r>
      <w:proofErr w:type="spellEnd"/>
      <w:r>
        <w:t xml:space="preserve"> = new </w:t>
      </w:r>
      <w:proofErr w:type="spellStart"/>
      <w:r>
        <w:t>ArrayList</w:t>
      </w:r>
      <w:proofErr w:type="spellEnd"/>
      <w:r>
        <w:t>&lt;Integer</w:t>
      </w:r>
      <w:proofErr w:type="gramStart"/>
      <w:r>
        <w:t>&gt;(</w:t>
      </w:r>
      <w:proofErr w:type="gramEnd"/>
      <w:r>
        <w:t xml:space="preserve">); </w:t>
      </w:r>
    </w:p>
    <w:p w:rsidR="00DB2F88" w:rsidRDefault="00DB2F88" w:rsidP="00DB2F88">
      <w:r>
        <w:tab/>
        <w:t xml:space="preserve">  </w:t>
      </w:r>
    </w:p>
    <w:p w:rsidR="00DB2F88" w:rsidRDefault="00DB2F88" w:rsidP="00DB2F88">
      <w:r>
        <w:tab/>
        <w:t xml:space="preserve">            // creating object of Vector&lt;String&gt; </w:t>
      </w:r>
    </w:p>
    <w:p w:rsidR="00DB2F88" w:rsidRDefault="00DB2F88" w:rsidP="00DB2F88">
      <w:r>
        <w:tab/>
        <w:t xml:space="preserve">            Vector&lt;Integer&gt; v = new Vector&lt;Integer</w:t>
      </w:r>
      <w:proofErr w:type="gramStart"/>
      <w:r>
        <w:t>&gt;(</w:t>
      </w:r>
      <w:proofErr w:type="gramEnd"/>
      <w:r>
        <w:t xml:space="preserve">); </w:t>
      </w:r>
    </w:p>
    <w:p w:rsidR="00DB2F88" w:rsidRDefault="00DB2F88" w:rsidP="00DB2F88">
      <w:r>
        <w:tab/>
        <w:t xml:space="preserve">  </w:t>
      </w:r>
    </w:p>
    <w:p w:rsidR="00DB2F88" w:rsidRDefault="00DB2F88" w:rsidP="00DB2F88">
      <w:r>
        <w:tab/>
        <w:t xml:space="preserve">            // </w:t>
      </w:r>
      <w:proofErr w:type="gramStart"/>
      <w:r>
        <w:t>Adding</w:t>
      </w:r>
      <w:proofErr w:type="gramEnd"/>
      <w:r>
        <w:t xml:space="preserve"> element to Vector v </w:t>
      </w:r>
    </w:p>
    <w:p w:rsidR="00DB2F88" w:rsidRDefault="00DB2F88" w:rsidP="00DB2F88">
      <w:r>
        <w:tab/>
        <w:t xml:space="preserve">            </w:t>
      </w:r>
      <w:proofErr w:type="spellStart"/>
      <w:proofErr w:type="gramStart"/>
      <w:r>
        <w:t>v.add</w:t>
      </w:r>
      <w:proofErr w:type="spellEnd"/>
      <w:r>
        <w:t>(</w:t>
      </w:r>
      <w:proofErr w:type="gramEnd"/>
      <w:r>
        <w:t xml:space="preserve">10); </w:t>
      </w:r>
    </w:p>
    <w:p w:rsidR="00DB2F88" w:rsidRDefault="00DB2F88" w:rsidP="00DB2F88">
      <w:r>
        <w:tab/>
        <w:t xml:space="preserve">            </w:t>
      </w:r>
      <w:proofErr w:type="spellStart"/>
      <w:proofErr w:type="gramStart"/>
      <w:r>
        <w:t>v.add</w:t>
      </w:r>
      <w:proofErr w:type="spellEnd"/>
      <w:r>
        <w:t>(</w:t>
      </w:r>
      <w:proofErr w:type="gramEnd"/>
      <w:r>
        <w:t xml:space="preserve">20); </w:t>
      </w:r>
    </w:p>
    <w:p w:rsidR="00DB2F88" w:rsidRDefault="00DB2F88" w:rsidP="00DB2F88">
      <w:r>
        <w:tab/>
        <w:t xml:space="preserve">            </w:t>
      </w:r>
      <w:proofErr w:type="spellStart"/>
      <w:proofErr w:type="gramStart"/>
      <w:r>
        <w:t>v.add</w:t>
      </w:r>
      <w:proofErr w:type="spellEnd"/>
      <w:r>
        <w:t>(</w:t>
      </w:r>
      <w:proofErr w:type="gramEnd"/>
      <w:r>
        <w:t xml:space="preserve">30); </w:t>
      </w:r>
    </w:p>
    <w:p w:rsidR="00DB2F88" w:rsidRDefault="00DB2F88" w:rsidP="00DB2F88">
      <w:r>
        <w:tab/>
        <w:t xml:space="preserve">            </w:t>
      </w:r>
      <w:proofErr w:type="spellStart"/>
      <w:proofErr w:type="gramStart"/>
      <w:r>
        <w:t>v.add</w:t>
      </w:r>
      <w:proofErr w:type="spellEnd"/>
      <w:r>
        <w:t>(</w:t>
      </w:r>
      <w:proofErr w:type="gramEnd"/>
      <w:r>
        <w:t xml:space="preserve">40); </w:t>
      </w:r>
    </w:p>
    <w:p w:rsidR="00DB2F88" w:rsidRDefault="00DB2F88" w:rsidP="00DB2F88">
      <w:r>
        <w:tab/>
        <w:t xml:space="preserve">            </w:t>
      </w:r>
      <w:proofErr w:type="spellStart"/>
      <w:proofErr w:type="gramStart"/>
      <w:r>
        <w:t>v.add</w:t>
      </w:r>
      <w:proofErr w:type="spellEnd"/>
      <w:r>
        <w:t>(</w:t>
      </w:r>
      <w:proofErr w:type="gramEnd"/>
      <w:r>
        <w:t xml:space="preserve">50); </w:t>
      </w:r>
    </w:p>
    <w:p w:rsidR="00DB2F88" w:rsidRDefault="00DB2F88" w:rsidP="00DB2F88">
      <w:r>
        <w:tab/>
        <w:t xml:space="preserve">  </w:t>
      </w:r>
    </w:p>
    <w:p w:rsidR="00DB2F88" w:rsidRDefault="00DB2F88" w:rsidP="00DB2F88">
      <w:r>
        <w:tab/>
        <w:t xml:space="preserve">            // printing the list </w:t>
      </w:r>
    </w:p>
    <w:p w:rsidR="00DB2F88" w:rsidRDefault="00DB2F88" w:rsidP="00DB2F88">
      <w:r>
        <w:tab/>
        <w:t xml:space="preserve">            </w:t>
      </w:r>
      <w:proofErr w:type="spellStart"/>
      <w:proofErr w:type="gramStart"/>
      <w:r>
        <w:t>System.out.println</w:t>
      </w:r>
      <w:proofErr w:type="spellEnd"/>
      <w:r>
        <w:t>(</w:t>
      </w:r>
      <w:proofErr w:type="gramEnd"/>
      <w:r>
        <w:t xml:space="preserve">"Current list : " + </w:t>
      </w:r>
      <w:proofErr w:type="spellStart"/>
      <w:r>
        <w:t>arrlist</w:t>
      </w:r>
      <w:proofErr w:type="spellEnd"/>
      <w:r>
        <w:t xml:space="preserve">); </w:t>
      </w:r>
    </w:p>
    <w:p w:rsidR="00DB2F88" w:rsidRDefault="00DB2F88" w:rsidP="00DB2F88">
      <w:r>
        <w:tab/>
        <w:t xml:space="preserve">  </w:t>
      </w:r>
    </w:p>
    <w:p w:rsidR="00DB2F88" w:rsidRDefault="00DB2F88" w:rsidP="00DB2F88">
      <w:r>
        <w:tab/>
        <w:t xml:space="preserve">            // creating Enumeration </w:t>
      </w:r>
    </w:p>
    <w:p w:rsidR="00DB2F88" w:rsidRDefault="00DB2F88" w:rsidP="00DB2F88">
      <w:r>
        <w:lastRenderedPageBreak/>
        <w:tab/>
        <w:t xml:space="preserve">            Enumeration&lt;Integer&gt; e = </w:t>
      </w:r>
      <w:proofErr w:type="spellStart"/>
      <w:proofErr w:type="gramStart"/>
      <w:r>
        <w:t>v.elements</w:t>
      </w:r>
      <w:proofErr w:type="spellEnd"/>
      <w:r>
        <w:t>(</w:t>
      </w:r>
      <w:proofErr w:type="gramEnd"/>
      <w:r>
        <w:t xml:space="preserve">); </w:t>
      </w:r>
    </w:p>
    <w:p w:rsidR="00DB2F88" w:rsidRDefault="00DB2F88" w:rsidP="00DB2F88">
      <w:r>
        <w:tab/>
        <w:t xml:space="preserve">  </w:t>
      </w:r>
    </w:p>
    <w:p w:rsidR="00DB2F88" w:rsidRDefault="00DB2F88" w:rsidP="00DB2F88">
      <w:r>
        <w:tab/>
        <w:t xml:space="preserve">            // getting </w:t>
      </w:r>
      <w:proofErr w:type="spellStart"/>
      <w:r>
        <w:t>arrlist</w:t>
      </w:r>
      <w:proofErr w:type="spellEnd"/>
      <w:r>
        <w:t xml:space="preserve"> of specified Enumeration </w:t>
      </w:r>
    </w:p>
    <w:p w:rsidR="00DB2F88" w:rsidRDefault="00DB2F88" w:rsidP="00DB2F88">
      <w:r>
        <w:tab/>
        <w:t xml:space="preserve">            // using </w:t>
      </w:r>
      <w:proofErr w:type="gramStart"/>
      <w:r>
        <w:t>list(</w:t>
      </w:r>
      <w:proofErr w:type="gramEnd"/>
      <w:r>
        <w:t xml:space="preserve">) method </w:t>
      </w:r>
    </w:p>
    <w:p w:rsidR="00DB2F88" w:rsidRDefault="00DB2F88" w:rsidP="00DB2F88">
      <w:r>
        <w:tab/>
        <w:t xml:space="preserve">            </w:t>
      </w:r>
      <w:proofErr w:type="spellStart"/>
      <w:proofErr w:type="gramStart"/>
      <w:r>
        <w:t>arrlist</w:t>
      </w:r>
      <w:proofErr w:type="spellEnd"/>
      <w:proofErr w:type="gramEnd"/>
      <w:r>
        <w:t xml:space="preserve"> = </w:t>
      </w:r>
      <w:proofErr w:type="spellStart"/>
      <w:r>
        <w:t>Collections.list</w:t>
      </w:r>
      <w:proofErr w:type="spellEnd"/>
      <w:r>
        <w:t xml:space="preserve">(e); </w:t>
      </w:r>
    </w:p>
    <w:p w:rsidR="00DB2F88" w:rsidRDefault="00DB2F88" w:rsidP="00DB2F88">
      <w:r>
        <w:tab/>
        <w:t xml:space="preserve">  </w:t>
      </w:r>
    </w:p>
    <w:p w:rsidR="00DB2F88" w:rsidRDefault="00DB2F88" w:rsidP="00DB2F88">
      <w:r>
        <w:tab/>
        <w:t xml:space="preserve">            // printing the </w:t>
      </w:r>
      <w:proofErr w:type="spellStart"/>
      <w:r>
        <w:t>arrlist</w:t>
      </w:r>
      <w:proofErr w:type="spellEnd"/>
      <w:r>
        <w:t xml:space="preserve"> </w:t>
      </w:r>
    </w:p>
    <w:p w:rsidR="00DB2F88" w:rsidRDefault="00DB2F88" w:rsidP="00DB2F88">
      <w:r>
        <w:tab/>
        <w:t xml:space="preserve">            </w:t>
      </w:r>
      <w:proofErr w:type="spellStart"/>
      <w:proofErr w:type="gramStart"/>
      <w:r>
        <w:t>System.out.println</w:t>
      </w:r>
      <w:proofErr w:type="spellEnd"/>
      <w:r>
        <w:t>(</w:t>
      </w:r>
      <w:proofErr w:type="gramEnd"/>
      <w:r>
        <w:t>"Returned list: "</w:t>
      </w:r>
    </w:p>
    <w:p w:rsidR="00DB2F88" w:rsidRDefault="00DB2F88" w:rsidP="00DB2F88">
      <w:r>
        <w:tab/>
        <w:t xml:space="preserve">                               + </w:t>
      </w:r>
      <w:proofErr w:type="spellStart"/>
      <w:proofErr w:type="gramStart"/>
      <w:r>
        <w:t>arrlist</w:t>
      </w:r>
      <w:proofErr w:type="spellEnd"/>
      <w:proofErr w:type="gramEnd"/>
      <w:r>
        <w:t xml:space="preserve">); </w:t>
      </w:r>
    </w:p>
    <w:p w:rsidR="00DB2F88" w:rsidRDefault="00DB2F88" w:rsidP="00DB2F88">
      <w:r>
        <w:tab/>
        <w:t xml:space="preserve">        } </w:t>
      </w:r>
    </w:p>
    <w:p w:rsidR="00DB2F88" w:rsidRDefault="00DB2F88" w:rsidP="00DB2F88">
      <w:r>
        <w:tab/>
        <w:t xml:space="preserve">  </w:t>
      </w:r>
    </w:p>
    <w:p w:rsidR="00DB2F88" w:rsidRDefault="00DB2F88" w:rsidP="00DB2F88">
      <w:r>
        <w:tab/>
        <w:t xml:space="preserve">        </w:t>
      </w:r>
      <w:proofErr w:type="gramStart"/>
      <w:r>
        <w:t>catch</w:t>
      </w:r>
      <w:proofErr w:type="gramEnd"/>
      <w:r>
        <w:t xml:space="preserve"> (</w:t>
      </w:r>
      <w:proofErr w:type="spellStart"/>
      <w:r>
        <w:t>IllegalArgumentException</w:t>
      </w:r>
      <w:proofErr w:type="spellEnd"/>
      <w:r>
        <w:t xml:space="preserve"> e) { </w:t>
      </w:r>
    </w:p>
    <w:p w:rsidR="00DB2F88" w:rsidRDefault="00DB2F88" w:rsidP="00DB2F88">
      <w:r>
        <w:tab/>
        <w:t xml:space="preserve">            </w:t>
      </w:r>
      <w:proofErr w:type="spellStart"/>
      <w:proofErr w:type="gramStart"/>
      <w:r>
        <w:t>System.out.println</w:t>
      </w:r>
      <w:proofErr w:type="spellEnd"/>
      <w:r>
        <w:t>(</w:t>
      </w:r>
      <w:proofErr w:type="gramEnd"/>
      <w:r>
        <w:t xml:space="preserve">"Exception thrown : " + e); </w:t>
      </w:r>
    </w:p>
    <w:p w:rsidR="00DB2F88" w:rsidRDefault="00DB2F88" w:rsidP="00DB2F88">
      <w:r>
        <w:tab/>
        <w:t xml:space="preserve">        } </w:t>
      </w:r>
    </w:p>
    <w:p w:rsidR="00DB2F88" w:rsidRDefault="00DB2F88" w:rsidP="00DB2F88">
      <w:r>
        <w:tab/>
        <w:t xml:space="preserve">    } </w:t>
      </w:r>
    </w:p>
    <w:p w:rsidR="00DB2F88" w:rsidRDefault="00DB2F88" w:rsidP="00DB2F88">
      <w:r>
        <w:tab/>
        <w:t xml:space="preserve">} </w:t>
      </w:r>
    </w:p>
    <w:p w:rsidR="00DB2F88" w:rsidRDefault="00DB2F88" w:rsidP="00DB2F88">
      <w:r>
        <w:tab/>
      </w:r>
      <w:r>
        <w:rPr>
          <w:noProof/>
          <w:lang w:val="en-IN" w:eastAsia="en-IN"/>
        </w:rPr>
        <w:drawing>
          <wp:inline distT="0" distB="0" distL="0" distR="0" wp14:anchorId="5B242162" wp14:editId="142190EF">
            <wp:extent cx="3759835" cy="185801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3759835" cy="1858010"/>
                    </a:xfrm>
                    <a:prstGeom prst="rect">
                      <a:avLst/>
                    </a:prstGeom>
                    <a:noFill/>
                    <a:ln w="9525">
                      <a:noFill/>
                      <a:miter lim="800000"/>
                      <a:headEnd/>
                      <a:tailEnd/>
                    </a:ln>
                  </pic:spPr>
                </pic:pic>
              </a:graphicData>
            </a:graphic>
          </wp:inline>
        </w:drawing>
      </w:r>
    </w:p>
    <w:p w:rsidR="00DB2F88" w:rsidRDefault="00DB2F88" w:rsidP="00DB2F88"/>
    <w:p w:rsidR="00DB2F88" w:rsidRDefault="00DB2F88" w:rsidP="00DB2F88"/>
    <w:p w:rsidR="00DB2F88" w:rsidRDefault="00DB2F88" w:rsidP="00DB2F88">
      <w:pPr>
        <w:adjustRightInd w:val="0"/>
        <w:rPr>
          <w:rFonts w:ascii="Consolas" w:hAnsi="Consolas" w:cs="Consolas"/>
          <w:sz w:val="40"/>
          <w:szCs w:val="40"/>
        </w:rPr>
      </w:pPr>
      <w:r>
        <w:rPr>
          <w:rFonts w:ascii="Consolas" w:hAnsi="Consolas" w:cs="Consolas"/>
          <w:color w:val="3F7F5F"/>
          <w:sz w:val="40"/>
          <w:szCs w:val="40"/>
        </w:rPr>
        <w:t xml:space="preserve">// Java program to demonstrate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r>
      <w:r>
        <w:rPr>
          <w:rFonts w:ascii="Consolas" w:hAnsi="Consolas" w:cs="Consolas"/>
          <w:color w:val="3F7F5F"/>
          <w:sz w:val="40"/>
          <w:szCs w:val="40"/>
        </w:rPr>
        <w:t xml:space="preserve">// </w:t>
      </w:r>
      <w:proofErr w:type="gramStart"/>
      <w:r>
        <w:rPr>
          <w:rFonts w:ascii="Consolas" w:hAnsi="Consolas" w:cs="Consolas"/>
          <w:color w:val="3F7F5F"/>
          <w:sz w:val="40"/>
          <w:szCs w:val="40"/>
        </w:rPr>
        <w:t>list(</w:t>
      </w:r>
      <w:proofErr w:type="gramEnd"/>
      <w:r>
        <w:rPr>
          <w:rFonts w:ascii="Consolas" w:hAnsi="Consolas" w:cs="Consolas"/>
          <w:color w:val="3F7F5F"/>
          <w:sz w:val="40"/>
          <w:szCs w:val="40"/>
        </w:rPr>
        <w:t xml:space="preserve">) method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lastRenderedPageBreak/>
        <w:tab/>
      </w:r>
      <w:r>
        <w:rPr>
          <w:rFonts w:ascii="Consolas" w:hAnsi="Consolas" w:cs="Consolas"/>
          <w:color w:val="3F7F5F"/>
          <w:sz w:val="40"/>
          <w:szCs w:val="40"/>
        </w:rPr>
        <w:t xml:space="preserve">// for Integer value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
    <w:p w:rsidR="00DB2F88" w:rsidRDefault="00DB2F88" w:rsidP="00DB2F88">
      <w:pPr>
        <w:adjustRightInd w:val="0"/>
        <w:rPr>
          <w:rFonts w:ascii="Consolas" w:hAnsi="Consolas" w:cs="Consolas"/>
          <w:sz w:val="40"/>
          <w:szCs w:val="40"/>
        </w:rPr>
      </w:pPr>
      <w:proofErr w:type="gramStart"/>
      <w:r>
        <w:rPr>
          <w:rFonts w:ascii="Consolas" w:hAnsi="Consolas" w:cs="Consolas"/>
          <w:b/>
          <w:bCs/>
          <w:color w:val="7F0055"/>
          <w:sz w:val="40"/>
          <w:szCs w:val="40"/>
        </w:rPr>
        <w:t>import</w:t>
      </w:r>
      <w:proofErr w:type="gramEnd"/>
      <w:r>
        <w:rPr>
          <w:rFonts w:ascii="Consolas" w:hAnsi="Consolas" w:cs="Consolas"/>
          <w:color w:val="000000"/>
          <w:sz w:val="40"/>
          <w:szCs w:val="40"/>
        </w:rPr>
        <w:t xml:space="preserve"> </w:t>
      </w:r>
      <w:proofErr w:type="spellStart"/>
      <w:r>
        <w:rPr>
          <w:rFonts w:ascii="Consolas" w:hAnsi="Consolas" w:cs="Consolas"/>
          <w:color w:val="000000"/>
          <w:sz w:val="40"/>
          <w:szCs w:val="40"/>
        </w:rPr>
        <w:t>java.util</w:t>
      </w:r>
      <w:proofErr w:type="spellEnd"/>
      <w:r>
        <w:rPr>
          <w:rFonts w:ascii="Consolas" w:hAnsi="Consolas" w:cs="Consolas"/>
          <w:color w:val="000000"/>
          <w:sz w:val="40"/>
          <w:szCs w:val="40"/>
        </w:rPr>
        <w:t xml:space="preserve">.*; </w:t>
      </w:r>
    </w:p>
    <w:p w:rsidR="00DB2F88" w:rsidRDefault="00DB2F88" w:rsidP="00DB2F88">
      <w:pPr>
        <w:adjustRightInd w:val="0"/>
        <w:rPr>
          <w:rFonts w:ascii="Consolas" w:hAnsi="Consolas" w:cs="Consolas"/>
          <w:sz w:val="40"/>
          <w:szCs w:val="40"/>
        </w:rPr>
      </w:pPr>
      <w:proofErr w:type="gramStart"/>
      <w:r>
        <w:rPr>
          <w:rFonts w:ascii="Consolas" w:hAnsi="Consolas" w:cs="Consolas"/>
          <w:b/>
          <w:bCs/>
          <w:color w:val="7F0055"/>
          <w:sz w:val="40"/>
          <w:szCs w:val="40"/>
        </w:rPr>
        <w:t>public</w:t>
      </w:r>
      <w:proofErr w:type="gramEnd"/>
      <w:r>
        <w:rPr>
          <w:rFonts w:ascii="Consolas" w:hAnsi="Consolas" w:cs="Consolas"/>
          <w:color w:val="000000"/>
          <w:sz w:val="40"/>
          <w:szCs w:val="40"/>
        </w:rPr>
        <w:t xml:space="preserve"> </w:t>
      </w:r>
      <w:r>
        <w:rPr>
          <w:rFonts w:ascii="Consolas" w:hAnsi="Consolas" w:cs="Consolas"/>
          <w:b/>
          <w:bCs/>
          <w:color w:val="7F0055"/>
          <w:sz w:val="40"/>
          <w:szCs w:val="40"/>
        </w:rPr>
        <w:t>class</w:t>
      </w:r>
      <w:r>
        <w:rPr>
          <w:rFonts w:ascii="Consolas" w:hAnsi="Consolas" w:cs="Consolas"/>
          <w:color w:val="000000"/>
          <w:sz w:val="40"/>
          <w:szCs w:val="40"/>
        </w:rPr>
        <w:t xml:space="preserve"> list2Demo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r>
    </w:p>
    <w:p w:rsidR="00DB2F88" w:rsidRDefault="00DB2F88" w:rsidP="00DB2F88">
      <w:pPr>
        <w:adjustRightInd w:val="0"/>
        <w:rPr>
          <w:rFonts w:ascii="Consolas" w:hAnsi="Consolas" w:cs="Consolas"/>
          <w:sz w:val="40"/>
          <w:szCs w:val="40"/>
        </w:rPr>
      </w:pPr>
      <w:proofErr w:type="gramStart"/>
      <w:r>
        <w:rPr>
          <w:rFonts w:ascii="Consolas" w:hAnsi="Consolas" w:cs="Consolas"/>
          <w:b/>
          <w:bCs/>
          <w:color w:val="7F0055"/>
          <w:sz w:val="40"/>
          <w:szCs w:val="40"/>
        </w:rPr>
        <w:t>public</w:t>
      </w:r>
      <w:proofErr w:type="gramEnd"/>
      <w:r>
        <w:rPr>
          <w:rFonts w:ascii="Consolas" w:hAnsi="Consolas" w:cs="Consolas"/>
          <w:color w:val="000000"/>
          <w:sz w:val="40"/>
          <w:szCs w:val="40"/>
        </w:rPr>
        <w:t xml:space="preserve"> </w:t>
      </w:r>
      <w:r>
        <w:rPr>
          <w:rFonts w:ascii="Consolas" w:hAnsi="Consolas" w:cs="Consolas"/>
          <w:b/>
          <w:bCs/>
          <w:color w:val="7F0055"/>
          <w:sz w:val="40"/>
          <w:szCs w:val="40"/>
        </w:rPr>
        <w:t>static</w:t>
      </w:r>
      <w:r>
        <w:rPr>
          <w:rFonts w:ascii="Consolas" w:hAnsi="Consolas" w:cs="Consolas"/>
          <w:color w:val="000000"/>
          <w:sz w:val="40"/>
          <w:szCs w:val="40"/>
        </w:rPr>
        <w:t xml:space="preserve"> </w:t>
      </w:r>
      <w:r>
        <w:rPr>
          <w:rFonts w:ascii="Consolas" w:hAnsi="Consolas" w:cs="Consolas"/>
          <w:b/>
          <w:bCs/>
          <w:color w:val="7F0055"/>
          <w:sz w:val="40"/>
          <w:szCs w:val="40"/>
        </w:rPr>
        <w:t>void</w:t>
      </w:r>
      <w:r>
        <w:rPr>
          <w:rFonts w:ascii="Consolas" w:hAnsi="Consolas" w:cs="Consolas"/>
          <w:color w:val="000000"/>
          <w:sz w:val="40"/>
          <w:szCs w:val="40"/>
        </w:rPr>
        <w:t xml:space="preserve"> main(String[] </w:t>
      </w:r>
      <w:proofErr w:type="spellStart"/>
      <w:r>
        <w:rPr>
          <w:rFonts w:ascii="Consolas" w:hAnsi="Consolas" w:cs="Consolas"/>
          <w:color w:val="6A3E3E"/>
          <w:sz w:val="40"/>
          <w:szCs w:val="40"/>
        </w:rPr>
        <w:t>argv</w:t>
      </w:r>
      <w:proofErr w:type="spellEnd"/>
      <w:r>
        <w:rPr>
          <w:rFonts w:ascii="Consolas" w:hAnsi="Consolas" w:cs="Consolas"/>
          <w:color w:val="000000"/>
          <w:sz w:val="40"/>
          <w:szCs w:val="40"/>
        </w:rPr>
        <w:t xml:space="preserve">) </w:t>
      </w:r>
      <w:r>
        <w:rPr>
          <w:rFonts w:ascii="Consolas" w:hAnsi="Consolas" w:cs="Consolas"/>
          <w:b/>
          <w:bCs/>
          <w:color w:val="7F0055"/>
          <w:sz w:val="40"/>
          <w:szCs w:val="40"/>
        </w:rPr>
        <w:t>throws</w:t>
      </w:r>
      <w:r>
        <w:rPr>
          <w:rFonts w:ascii="Consolas" w:hAnsi="Consolas" w:cs="Consolas"/>
          <w:color w:val="000000"/>
          <w:sz w:val="40"/>
          <w:szCs w:val="40"/>
        </w:rPr>
        <w:t xml:space="preserve"> Exception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roofErr w:type="gramStart"/>
      <w:r>
        <w:rPr>
          <w:rFonts w:ascii="Consolas" w:hAnsi="Consolas" w:cs="Consolas"/>
          <w:b/>
          <w:bCs/>
          <w:color w:val="7F0055"/>
          <w:sz w:val="40"/>
          <w:szCs w:val="40"/>
        </w:rPr>
        <w:t>try</w:t>
      </w:r>
      <w:proofErr w:type="gramEnd"/>
      <w:r>
        <w:rPr>
          <w:rFonts w:ascii="Consolas" w:hAnsi="Consolas" w:cs="Consolas"/>
          <w:color w:val="000000"/>
          <w:sz w:val="40"/>
          <w:szCs w:val="40"/>
        </w:rPr>
        <w:t xml:space="preserve"> {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
    <w:p w:rsidR="00DB2F88" w:rsidRDefault="00DB2F88" w:rsidP="00DB2F88">
      <w:pPr>
        <w:adjustRightInd w:val="0"/>
        <w:rPr>
          <w:rFonts w:ascii="Consolas" w:hAnsi="Consolas" w:cs="Consolas"/>
          <w:sz w:val="40"/>
          <w:szCs w:val="40"/>
        </w:rPr>
      </w:pPr>
      <w:r>
        <w:rPr>
          <w:rFonts w:ascii="Consolas" w:hAnsi="Consolas" w:cs="Consolas"/>
          <w:color w:val="3F7F5F"/>
          <w:sz w:val="40"/>
          <w:szCs w:val="40"/>
        </w:rPr>
        <w:t xml:space="preserve">// creating object of List&lt;String&gt;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 xml:space="preserve">List&lt;Integer&gt; </w:t>
      </w:r>
      <w:proofErr w:type="spellStart"/>
      <w:r>
        <w:rPr>
          <w:rFonts w:ascii="Consolas" w:hAnsi="Consolas" w:cs="Consolas"/>
          <w:color w:val="6A3E3E"/>
          <w:sz w:val="40"/>
          <w:szCs w:val="40"/>
        </w:rPr>
        <w:t>arrlist</w:t>
      </w:r>
      <w:proofErr w:type="spellEnd"/>
      <w:r>
        <w:rPr>
          <w:rFonts w:ascii="Consolas" w:hAnsi="Consolas" w:cs="Consolas"/>
          <w:color w:val="000000"/>
          <w:sz w:val="40"/>
          <w:szCs w:val="40"/>
        </w:rPr>
        <w:t xml:space="preserve"> = </w:t>
      </w:r>
      <w:r>
        <w:rPr>
          <w:rFonts w:ascii="Consolas" w:hAnsi="Consolas" w:cs="Consolas"/>
          <w:b/>
          <w:bCs/>
          <w:color w:val="7F0055"/>
          <w:sz w:val="40"/>
          <w:szCs w:val="40"/>
        </w:rPr>
        <w:t>new</w:t>
      </w:r>
      <w:r>
        <w:rPr>
          <w:rFonts w:ascii="Consolas" w:hAnsi="Consolas" w:cs="Consolas"/>
          <w:color w:val="000000"/>
          <w:sz w:val="40"/>
          <w:szCs w:val="40"/>
        </w:rPr>
        <w:t xml:space="preserve"> </w:t>
      </w:r>
      <w:proofErr w:type="spellStart"/>
      <w:r>
        <w:rPr>
          <w:rFonts w:ascii="Consolas" w:hAnsi="Consolas" w:cs="Consolas"/>
          <w:color w:val="000000"/>
          <w:sz w:val="40"/>
          <w:szCs w:val="40"/>
        </w:rPr>
        <w:t>ArrayList</w:t>
      </w:r>
      <w:proofErr w:type="spellEnd"/>
      <w:r>
        <w:rPr>
          <w:rFonts w:ascii="Consolas" w:hAnsi="Consolas" w:cs="Consolas"/>
          <w:color w:val="000000"/>
          <w:sz w:val="40"/>
          <w:szCs w:val="40"/>
        </w:rPr>
        <w:t>&lt;Integer</w:t>
      </w:r>
      <w:proofErr w:type="gramStart"/>
      <w:r>
        <w:rPr>
          <w:rFonts w:ascii="Consolas" w:hAnsi="Consolas" w:cs="Consolas"/>
          <w:color w:val="000000"/>
          <w:sz w:val="40"/>
          <w:szCs w:val="40"/>
        </w:rPr>
        <w:t>&gt;(</w:t>
      </w:r>
      <w:proofErr w:type="gramEnd"/>
      <w:r>
        <w:rPr>
          <w:rFonts w:ascii="Consolas" w:hAnsi="Consolas" w:cs="Consolas"/>
          <w:color w:val="000000"/>
          <w:sz w:val="40"/>
          <w:szCs w:val="40"/>
        </w:rPr>
        <w:t xml:space="preserve">);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r>
        <w:rPr>
          <w:rFonts w:ascii="Consolas" w:hAnsi="Consolas" w:cs="Consolas"/>
          <w:color w:val="3F7F5F"/>
          <w:sz w:val="40"/>
          <w:szCs w:val="40"/>
        </w:rPr>
        <w:t xml:space="preserve">// creating object of Vector&lt;String&gt;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 xml:space="preserve">Vector&lt;Integer&gt; </w:t>
      </w:r>
      <w:r>
        <w:rPr>
          <w:rFonts w:ascii="Consolas" w:hAnsi="Consolas" w:cs="Consolas"/>
          <w:color w:val="6A3E3E"/>
          <w:sz w:val="40"/>
          <w:szCs w:val="40"/>
        </w:rPr>
        <w:t>v</w:t>
      </w:r>
      <w:r>
        <w:rPr>
          <w:rFonts w:ascii="Consolas" w:hAnsi="Consolas" w:cs="Consolas"/>
          <w:color w:val="000000"/>
          <w:sz w:val="40"/>
          <w:szCs w:val="40"/>
        </w:rPr>
        <w:t xml:space="preserve"> = </w:t>
      </w:r>
      <w:r>
        <w:rPr>
          <w:rFonts w:ascii="Consolas" w:hAnsi="Consolas" w:cs="Consolas"/>
          <w:b/>
          <w:bCs/>
          <w:color w:val="7F0055"/>
          <w:sz w:val="40"/>
          <w:szCs w:val="40"/>
        </w:rPr>
        <w:t>new</w:t>
      </w:r>
      <w:r>
        <w:rPr>
          <w:rFonts w:ascii="Consolas" w:hAnsi="Consolas" w:cs="Consolas"/>
          <w:color w:val="000000"/>
          <w:sz w:val="40"/>
          <w:szCs w:val="40"/>
        </w:rPr>
        <w:t xml:space="preserve"> Vector&lt;Integer</w:t>
      </w:r>
      <w:proofErr w:type="gramStart"/>
      <w:r>
        <w:rPr>
          <w:rFonts w:ascii="Consolas" w:hAnsi="Consolas" w:cs="Consolas"/>
          <w:color w:val="000000"/>
          <w:sz w:val="40"/>
          <w:szCs w:val="40"/>
        </w:rPr>
        <w:t>&gt;(</w:t>
      </w:r>
      <w:proofErr w:type="gramEnd"/>
      <w:r>
        <w:rPr>
          <w:rFonts w:ascii="Consolas" w:hAnsi="Consolas" w:cs="Consolas"/>
          <w:color w:val="000000"/>
          <w:sz w:val="40"/>
          <w:szCs w:val="40"/>
        </w:rPr>
        <w:t xml:space="preserve">);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r>
        <w:rPr>
          <w:rFonts w:ascii="Consolas" w:hAnsi="Consolas" w:cs="Consolas"/>
          <w:color w:val="3F7F5F"/>
          <w:sz w:val="40"/>
          <w:szCs w:val="40"/>
        </w:rPr>
        <w:t xml:space="preserve">// </w:t>
      </w:r>
      <w:proofErr w:type="gramStart"/>
      <w:r>
        <w:rPr>
          <w:rFonts w:ascii="Consolas" w:hAnsi="Consolas" w:cs="Consolas"/>
          <w:color w:val="3F7F5F"/>
          <w:sz w:val="40"/>
          <w:szCs w:val="40"/>
        </w:rPr>
        <w:t>Adding</w:t>
      </w:r>
      <w:proofErr w:type="gramEnd"/>
      <w:r>
        <w:rPr>
          <w:rFonts w:ascii="Consolas" w:hAnsi="Consolas" w:cs="Consolas"/>
          <w:color w:val="3F7F5F"/>
          <w:sz w:val="40"/>
          <w:szCs w:val="40"/>
        </w:rPr>
        <w:t xml:space="preserve"> element to Vector v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roofErr w:type="spellStart"/>
      <w:proofErr w:type="gramStart"/>
      <w:r>
        <w:rPr>
          <w:rFonts w:ascii="Consolas" w:hAnsi="Consolas" w:cs="Consolas"/>
          <w:color w:val="6A3E3E"/>
          <w:sz w:val="40"/>
          <w:szCs w:val="40"/>
        </w:rPr>
        <w:t>v</w:t>
      </w:r>
      <w:r>
        <w:rPr>
          <w:rFonts w:ascii="Consolas" w:hAnsi="Consolas" w:cs="Consolas"/>
          <w:color w:val="000000"/>
          <w:sz w:val="40"/>
          <w:szCs w:val="40"/>
        </w:rPr>
        <w:t>.add</w:t>
      </w:r>
      <w:proofErr w:type="spellEnd"/>
      <w:r>
        <w:rPr>
          <w:rFonts w:ascii="Consolas" w:hAnsi="Consolas" w:cs="Consolas"/>
          <w:color w:val="000000"/>
          <w:sz w:val="40"/>
          <w:szCs w:val="40"/>
        </w:rPr>
        <w:t>(</w:t>
      </w:r>
      <w:proofErr w:type="gramEnd"/>
      <w:r>
        <w:rPr>
          <w:rFonts w:ascii="Consolas" w:hAnsi="Consolas" w:cs="Consolas"/>
          <w:color w:val="000000"/>
          <w:sz w:val="40"/>
          <w:szCs w:val="40"/>
        </w:rPr>
        <w:t xml:space="preserve">10);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lastRenderedPageBreak/>
        <w:tab/>
        <w:t xml:space="preserve">            </w:t>
      </w:r>
      <w:proofErr w:type="spellStart"/>
      <w:proofErr w:type="gramStart"/>
      <w:r>
        <w:rPr>
          <w:rFonts w:ascii="Consolas" w:hAnsi="Consolas" w:cs="Consolas"/>
          <w:color w:val="6A3E3E"/>
          <w:sz w:val="40"/>
          <w:szCs w:val="40"/>
        </w:rPr>
        <w:t>v</w:t>
      </w:r>
      <w:r>
        <w:rPr>
          <w:rFonts w:ascii="Consolas" w:hAnsi="Consolas" w:cs="Consolas"/>
          <w:color w:val="000000"/>
          <w:sz w:val="40"/>
          <w:szCs w:val="40"/>
        </w:rPr>
        <w:t>.add</w:t>
      </w:r>
      <w:proofErr w:type="spellEnd"/>
      <w:r>
        <w:rPr>
          <w:rFonts w:ascii="Consolas" w:hAnsi="Consolas" w:cs="Consolas"/>
          <w:color w:val="000000"/>
          <w:sz w:val="40"/>
          <w:szCs w:val="40"/>
        </w:rPr>
        <w:t>(</w:t>
      </w:r>
      <w:proofErr w:type="gramEnd"/>
      <w:r>
        <w:rPr>
          <w:rFonts w:ascii="Consolas" w:hAnsi="Consolas" w:cs="Consolas"/>
          <w:color w:val="000000"/>
          <w:sz w:val="40"/>
          <w:szCs w:val="40"/>
        </w:rPr>
        <w:t xml:space="preserve">20);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roofErr w:type="spellStart"/>
      <w:proofErr w:type="gramStart"/>
      <w:r>
        <w:rPr>
          <w:rFonts w:ascii="Consolas" w:hAnsi="Consolas" w:cs="Consolas"/>
          <w:color w:val="6A3E3E"/>
          <w:sz w:val="40"/>
          <w:szCs w:val="40"/>
        </w:rPr>
        <w:t>v</w:t>
      </w:r>
      <w:r>
        <w:rPr>
          <w:rFonts w:ascii="Consolas" w:hAnsi="Consolas" w:cs="Consolas"/>
          <w:color w:val="000000"/>
          <w:sz w:val="40"/>
          <w:szCs w:val="40"/>
        </w:rPr>
        <w:t>.add</w:t>
      </w:r>
      <w:proofErr w:type="spellEnd"/>
      <w:r>
        <w:rPr>
          <w:rFonts w:ascii="Consolas" w:hAnsi="Consolas" w:cs="Consolas"/>
          <w:color w:val="000000"/>
          <w:sz w:val="40"/>
          <w:szCs w:val="40"/>
        </w:rPr>
        <w:t>(</w:t>
      </w:r>
      <w:proofErr w:type="gramEnd"/>
      <w:r>
        <w:rPr>
          <w:rFonts w:ascii="Consolas" w:hAnsi="Consolas" w:cs="Consolas"/>
          <w:color w:val="000000"/>
          <w:sz w:val="40"/>
          <w:szCs w:val="40"/>
        </w:rPr>
        <w:t xml:space="preserve">30);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roofErr w:type="spellStart"/>
      <w:proofErr w:type="gramStart"/>
      <w:r>
        <w:rPr>
          <w:rFonts w:ascii="Consolas" w:hAnsi="Consolas" w:cs="Consolas"/>
          <w:color w:val="6A3E3E"/>
          <w:sz w:val="40"/>
          <w:szCs w:val="40"/>
        </w:rPr>
        <w:t>v</w:t>
      </w:r>
      <w:r>
        <w:rPr>
          <w:rFonts w:ascii="Consolas" w:hAnsi="Consolas" w:cs="Consolas"/>
          <w:color w:val="000000"/>
          <w:sz w:val="40"/>
          <w:szCs w:val="40"/>
        </w:rPr>
        <w:t>.add</w:t>
      </w:r>
      <w:proofErr w:type="spellEnd"/>
      <w:r>
        <w:rPr>
          <w:rFonts w:ascii="Consolas" w:hAnsi="Consolas" w:cs="Consolas"/>
          <w:color w:val="000000"/>
          <w:sz w:val="40"/>
          <w:szCs w:val="40"/>
        </w:rPr>
        <w:t>(</w:t>
      </w:r>
      <w:proofErr w:type="gramEnd"/>
      <w:r>
        <w:rPr>
          <w:rFonts w:ascii="Consolas" w:hAnsi="Consolas" w:cs="Consolas"/>
          <w:color w:val="000000"/>
          <w:sz w:val="40"/>
          <w:szCs w:val="40"/>
        </w:rPr>
        <w:t xml:space="preserve">40);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roofErr w:type="spellStart"/>
      <w:proofErr w:type="gramStart"/>
      <w:r>
        <w:rPr>
          <w:rFonts w:ascii="Consolas" w:hAnsi="Consolas" w:cs="Consolas"/>
          <w:color w:val="6A3E3E"/>
          <w:sz w:val="40"/>
          <w:szCs w:val="40"/>
        </w:rPr>
        <w:t>v</w:t>
      </w:r>
      <w:r>
        <w:rPr>
          <w:rFonts w:ascii="Consolas" w:hAnsi="Consolas" w:cs="Consolas"/>
          <w:color w:val="000000"/>
          <w:sz w:val="40"/>
          <w:szCs w:val="40"/>
        </w:rPr>
        <w:t>.add</w:t>
      </w:r>
      <w:proofErr w:type="spellEnd"/>
      <w:r>
        <w:rPr>
          <w:rFonts w:ascii="Consolas" w:hAnsi="Consolas" w:cs="Consolas"/>
          <w:color w:val="000000"/>
          <w:sz w:val="40"/>
          <w:szCs w:val="40"/>
        </w:rPr>
        <w:t>(</w:t>
      </w:r>
      <w:proofErr w:type="gramEnd"/>
      <w:r>
        <w:rPr>
          <w:rFonts w:ascii="Consolas" w:hAnsi="Consolas" w:cs="Consolas"/>
          <w:color w:val="000000"/>
          <w:sz w:val="40"/>
          <w:szCs w:val="40"/>
        </w:rPr>
        <w:t xml:space="preserve">50);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
    <w:p w:rsidR="00DB2F88" w:rsidRDefault="00DB2F88" w:rsidP="00DB2F88">
      <w:pPr>
        <w:adjustRightInd w:val="0"/>
        <w:rPr>
          <w:rFonts w:ascii="Consolas" w:hAnsi="Consolas" w:cs="Consolas"/>
          <w:sz w:val="40"/>
          <w:szCs w:val="40"/>
        </w:rPr>
      </w:pPr>
      <w:r>
        <w:rPr>
          <w:rFonts w:ascii="Consolas" w:hAnsi="Consolas" w:cs="Consolas"/>
          <w:color w:val="3F7F5F"/>
          <w:sz w:val="40"/>
          <w:szCs w:val="40"/>
        </w:rPr>
        <w:t xml:space="preserve">// printing the list </w:t>
      </w:r>
    </w:p>
    <w:p w:rsidR="00DB2F88" w:rsidRDefault="00DB2F88" w:rsidP="00DB2F88">
      <w:pPr>
        <w:adjustRightInd w:val="0"/>
        <w:rPr>
          <w:rFonts w:ascii="Consolas" w:hAnsi="Consolas" w:cs="Consolas"/>
          <w:sz w:val="40"/>
          <w:szCs w:val="40"/>
        </w:rPr>
      </w:pPr>
      <w:proofErr w:type="spellStart"/>
      <w:proofErr w:type="gramStart"/>
      <w:r>
        <w:rPr>
          <w:rFonts w:ascii="Consolas" w:hAnsi="Consolas" w:cs="Consolas"/>
          <w:color w:val="000000"/>
          <w:sz w:val="40"/>
          <w:szCs w:val="40"/>
        </w:rPr>
        <w:t>System.</w:t>
      </w:r>
      <w:r>
        <w:rPr>
          <w:rFonts w:ascii="Consolas" w:hAnsi="Consolas" w:cs="Consolas"/>
          <w:b/>
          <w:bCs/>
          <w:i/>
          <w:iCs/>
          <w:color w:val="0000C0"/>
          <w:sz w:val="40"/>
          <w:szCs w:val="40"/>
        </w:rPr>
        <w:t>out</w:t>
      </w:r>
      <w:r>
        <w:rPr>
          <w:rFonts w:ascii="Consolas" w:hAnsi="Consolas" w:cs="Consolas"/>
          <w:color w:val="000000"/>
          <w:sz w:val="40"/>
          <w:szCs w:val="40"/>
        </w:rPr>
        <w:t>.println</w:t>
      </w:r>
      <w:proofErr w:type="spellEnd"/>
      <w:r>
        <w:rPr>
          <w:rFonts w:ascii="Consolas" w:hAnsi="Consolas" w:cs="Consolas"/>
          <w:color w:val="000000"/>
          <w:sz w:val="40"/>
          <w:szCs w:val="40"/>
        </w:rPr>
        <w:t>(</w:t>
      </w:r>
      <w:proofErr w:type="gramEnd"/>
      <w:r>
        <w:rPr>
          <w:rFonts w:ascii="Consolas" w:hAnsi="Consolas" w:cs="Consolas"/>
          <w:color w:val="2A00FF"/>
          <w:sz w:val="40"/>
          <w:szCs w:val="40"/>
        </w:rPr>
        <w:t>"Current list : "</w:t>
      </w:r>
      <w:r>
        <w:rPr>
          <w:rFonts w:ascii="Consolas" w:hAnsi="Consolas" w:cs="Consolas"/>
          <w:color w:val="000000"/>
          <w:sz w:val="40"/>
          <w:szCs w:val="40"/>
        </w:rPr>
        <w:t xml:space="preserve"> + </w:t>
      </w:r>
      <w:proofErr w:type="spellStart"/>
      <w:r>
        <w:rPr>
          <w:rFonts w:ascii="Consolas" w:hAnsi="Consolas" w:cs="Consolas"/>
          <w:color w:val="6A3E3E"/>
          <w:sz w:val="40"/>
          <w:szCs w:val="40"/>
        </w:rPr>
        <w:t>arrlist</w:t>
      </w:r>
      <w:proofErr w:type="spellEnd"/>
      <w:r>
        <w:rPr>
          <w:rFonts w:ascii="Consolas" w:hAnsi="Consolas" w:cs="Consolas"/>
          <w:color w:val="000000"/>
          <w:sz w:val="40"/>
          <w:szCs w:val="40"/>
        </w:rPr>
        <w:t xml:space="preserve">);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r>
        <w:rPr>
          <w:rFonts w:ascii="Consolas" w:hAnsi="Consolas" w:cs="Consolas"/>
          <w:color w:val="3F7F5F"/>
          <w:sz w:val="40"/>
          <w:szCs w:val="40"/>
        </w:rPr>
        <w:t xml:space="preserve">// creating Enumeration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Enumeration&lt;Integer&gt; </w:t>
      </w:r>
      <w:r>
        <w:rPr>
          <w:rFonts w:ascii="Consolas" w:hAnsi="Consolas" w:cs="Consolas"/>
          <w:color w:val="6A3E3E"/>
          <w:sz w:val="40"/>
          <w:szCs w:val="40"/>
        </w:rPr>
        <w:t>e</w:t>
      </w:r>
      <w:r>
        <w:rPr>
          <w:rFonts w:ascii="Consolas" w:hAnsi="Consolas" w:cs="Consolas"/>
          <w:color w:val="000000"/>
          <w:sz w:val="40"/>
          <w:szCs w:val="40"/>
        </w:rPr>
        <w:t xml:space="preserve"> = </w:t>
      </w:r>
      <w:proofErr w:type="spellStart"/>
      <w:proofErr w:type="gramStart"/>
      <w:r>
        <w:rPr>
          <w:rFonts w:ascii="Consolas" w:hAnsi="Consolas" w:cs="Consolas"/>
          <w:color w:val="6A3E3E"/>
          <w:sz w:val="40"/>
          <w:szCs w:val="40"/>
        </w:rPr>
        <w:t>v</w:t>
      </w:r>
      <w:r>
        <w:rPr>
          <w:rFonts w:ascii="Consolas" w:hAnsi="Consolas" w:cs="Consolas"/>
          <w:color w:val="000000"/>
          <w:sz w:val="40"/>
          <w:szCs w:val="40"/>
        </w:rPr>
        <w:t>.elements</w:t>
      </w:r>
      <w:proofErr w:type="spellEnd"/>
      <w:r>
        <w:rPr>
          <w:rFonts w:ascii="Consolas" w:hAnsi="Consolas" w:cs="Consolas"/>
          <w:color w:val="000000"/>
          <w:sz w:val="40"/>
          <w:szCs w:val="40"/>
        </w:rPr>
        <w:t>(</w:t>
      </w:r>
      <w:proofErr w:type="gramEnd"/>
      <w:r>
        <w:rPr>
          <w:rFonts w:ascii="Consolas" w:hAnsi="Consolas" w:cs="Consolas"/>
          <w:color w:val="000000"/>
          <w:sz w:val="40"/>
          <w:szCs w:val="40"/>
        </w:rPr>
        <w:t xml:space="preserve">);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
    <w:p w:rsidR="00DB2F88" w:rsidRDefault="00DB2F88" w:rsidP="00DB2F88">
      <w:pPr>
        <w:adjustRightInd w:val="0"/>
        <w:rPr>
          <w:rFonts w:ascii="Consolas" w:hAnsi="Consolas" w:cs="Consolas"/>
          <w:sz w:val="40"/>
          <w:szCs w:val="40"/>
        </w:rPr>
      </w:pPr>
      <w:r>
        <w:rPr>
          <w:rFonts w:ascii="Consolas" w:hAnsi="Consolas" w:cs="Consolas"/>
          <w:color w:val="3F7F5F"/>
          <w:sz w:val="40"/>
          <w:szCs w:val="40"/>
        </w:rPr>
        <w:t xml:space="preserve">// getting </w:t>
      </w:r>
      <w:proofErr w:type="spellStart"/>
      <w:r>
        <w:rPr>
          <w:rFonts w:ascii="Consolas" w:hAnsi="Consolas" w:cs="Consolas"/>
          <w:color w:val="3F7F5F"/>
          <w:sz w:val="40"/>
          <w:szCs w:val="40"/>
          <w:u w:val="single"/>
        </w:rPr>
        <w:t>arrlist</w:t>
      </w:r>
      <w:proofErr w:type="spellEnd"/>
      <w:r>
        <w:rPr>
          <w:rFonts w:ascii="Consolas" w:hAnsi="Consolas" w:cs="Consolas"/>
          <w:color w:val="3F7F5F"/>
          <w:sz w:val="40"/>
          <w:szCs w:val="40"/>
        </w:rPr>
        <w:t xml:space="preserve"> of specified Enumeration </w:t>
      </w:r>
    </w:p>
    <w:p w:rsidR="00DB2F88" w:rsidRDefault="00DB2F88" w:rsidP="00DB2F88">
      <w:pPr>
        <w:adjustRightInd w:val="0"/>
        <w:rPr>
          <w:rFonts w:ascii="Consolas" w:hAnsi="Consolas" w:cs="Consolas"/>
          <w:sz w:val="40"/>
          <w:szCs w:val="40"/>
        </w:rPr>
      </w:pPr>
      <w:r>
        <w:rPr>
          <w:rFonts w:ascii="Consolas" w:hAnsi="Consolas" w:cs="Consolas"/>
          <w:color w:val="3F7F5F"/>
          <w:sz w:val="40"/>
          <w:szCs w:val="40"/>
        </w:rPr>
        <w:t xml:space="preserve">// using </w:t>
      </w:r>
      <w:proofErr w:type="gramStart"/>
      <w:r>
        <w:rPr>
          <w:rFonts w:ascii="Consolas" w:hAnsi="Consolas" w:cs="Consolas"/>
          <w:color w:val="3F7F5F"/>
          <w:sz w:val="40"/>
          <w:szCs w:val="40"/>
        </w:rPr>
        <w:t>list(</w:t>
      </w:r>
      <w:proofErr w:type="gramEnd"/>
      <w:r>
        <w:rPr>
          <w:rFonts w:ascii="Consolas" w:hAnsi="Consolas" w:cs="Consolas"/>
          <w:color w:val="3F7F5F"/>
          <w:sz w:val="40"/>
          <w:szCs w:val="40"/>
        </w:rPr>
        <w:t xml:space="preserve">) method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roofErr w:type="spellStart"/>
      <w:proofErr w:type="gramStart"/>
      <w:r>
        <w:rPr>
          <w:rFonts w:ascii="Consolas" w:hAnsi="Consolas" w:cs="Consolas"/>
          <w:color w:val="6A3E3E"/>
          <w:sz w:val="40"/>
          <w:szCs w:val="40"/>
        </w:rPr>
        <w:t>arrlist</w:t>
      </w:r>
      <w:proofErr w:type="spellEnd"/>
      <w:proofErr w:type="gramEnd"/>
      <w:r>
        <w:rPr>
          <w:rFonts w:ascii="Consolas" w:hAnsi="Consolas" w:cs="Consolas"/>
          <w:color w:val="000000"/>
          <w:sz w:val="40"/>
          <w:szCs w:val="40"/>
        </w:rPr>
        <w:t xml:space="preserve"> = </w:t>
      </w:r>
      <w:proofErr w:type="spellStart"/>
      <w:r>
        <w:rPr>
          <w:rFonts w:ascii="Consolas" w:hAnsi="Consolas" w:cs="Consolas"/>
          <w:color w:val="000000"/>
          <w:sz w:val="40"/>
          <w:szCs w:val="40"/>
        </w:rPr>
        <w:t>Collections.</w:t>
      </w:r>
      <w:r>
        <w:rPr>
          <w:rFonts w:ascii="Consolas" w:hAnsi="Consolas" w:cs="Consolas"/>
          <w:i/>
          <w:iCs/>
          <w:color w:val="000000"/>
          <w:sz w:val="40"/>
          <w:szCs w:val="40"/>
        </w:rPr>
        <w:t>list</w:t>
      </w:r>
      <w:proofErr w:type="spellEnd"/>
      <w:r>
        <w:rPr>
          <w:rFonts w:ascii="Consolas" w:hAnsi="Consolas" w:cs="Consolas"/>
          <w:color w:val="000000"/>
          <w:sz w:val="40"/>
          <w:szCs w:val="40"/>
        </w:rPr>
        <w:t>(</w:t>
      </w:r>
      <w:r>
        <w:rPr>
          <w:rFonts w:ascii="Consolas" w:hAnsi="Consolas" w:cs="Consolas"/>
          <w:color w:val="6A3E3E"/>
          <w:sz w:val="40"/>
          <w:szCs w:val="40"/>
        </w:rPr>
        <w:t>e</w:t>
      </w:r>
      <w:r>
        <w:rPr>
          <w:rFonts w:ascii="Consolas" w:hAnsi="Consolas" w:cs="Consolas"/>
          <w:color w:val="000000"/>
          <w:sz w:val="40"/>
          <w:szCs w:val="40"/>
        </w:rPr>
        <w:t xml:space="preserve">); </w:t>
      </w:r>
    </w:p>
    <w:p w:rsidR="00DB2F88" w:rsidRDefault="00DB2F88" w:rsidP="00DB2F88">
      <w:pPr>
        <w:adjustRightInd w:val="0"/>
        <w:rPr>
          <w:rFonts w:ascii="Consolas" w:hAnsi="Consolas" w:cs="Consolas"/>
          <w:sz w:val="40"/>
          <w:szCs w:val="40"/>
        </w:rPr>
      </w:pPr>
      <w:r>
        <w:rPr>
          <w:rFonts w:ascii="Consolas" w:hAnsi="Consolas" w:cs="Consolas"/>
          <w:color w:val="3F7F5F"/>
          <w:sz w:val="40"/>
          <w:szCs w:val="40"/>
        </w:rPr>
        <w:t xml:space="preserve">// printing the </w:t>
      </w:r>
      <w:proofErr w:type="spellStart"/>
      <w:r>
        <w:rPr>
          <w:rFonts w:ascii="Consolas" w:hAnsi="Consolas" w:cs="Consolas"/>
          <w:color w:val="3F7F5F"/>
          <w:sz w:val="40"/>
          <w:szCs w:val="40"/>
          <w:u w:val="single"/>
        </w:rPr>
        <w:t>arrlist</w:t>
      </w:r>
      <w:proofErr w:type="spellEnd"/>
      <w:r>
        <w:rPr>
          <w:rFonts w:ascii="Consolas" w:hAnsi="Consolas" w:cs="Consolas"/>
          <w:color w:val="3F7F5F"/>
          <w:sz w:val="40"/>
          <w:szCs w:val="40"/>
        </w:rPr>
        <w:t xml:space="preserve">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roofErr w:type="spellStart"/>
      <w:proofErr w:type="gramStart"/>
      <w:r>
        <w:rPr>
          <w:rFonts w:ascii="Consolas" w:hAnsi="Consolas" w:cs="Consolas"/>
          <w:color w:val="000000"/>
          <w:sz w:val="40"/>
          <w:szCs w:val="40"/>
        </w:rPr>
        <w:t>System.</w:t>
      </w:r>
      <w:r>
        <w:rPr>
          <w:rFonts w:ascii="Consolas" w:hAnsi="Consolas" w:cs="Consolas"/>
          <w:b/>
          <w:bCs/>
          <w:i/>
          <w:iCs/>
          <w:color w:val="0000C0"/>
          <w:sz w:val="40"/>
          <w:szCs w:val="40"/>
        </w:rPr>
        <w:t>out</w:t>
      </w:r>
      <w:r>
        <w:rPr>
          <w:rFonts w:ascii="Consolas" w:hAnsi="Consolas" w:cs="Consolas"/>
          <w:color w:val="000000"/>
          <w:sz w:val="40"/>
          <w:szCs w:val="40"/>
        </w:rPr>
        <w:t>.println</w:t>
      </w:r>
      <w:proofErr w:type="spellEnd"/>
      <w:r>
        <w:rPr>
          <w:rFonts w:ascii="Consolas" w:hAnsi="Consolas" w:cs="Consolas"/>
          <w:color w:val="000000"/>
          <w:sz w:val="40"/>
          <w:szCs w:val="40"/>
        </w:rPr>
        <w:t>(</w:t>
      </w:r>
      <w:proofErr w:type="gramEnd"/>
      <w:r>
        <w:rPr>
          <w:rFonts w:ascii="Consolas" w:hAnsi="Consolas" w:cs="Consolas"/>
          <w:color w:val="2A00FF"/>
          <w:sz w:val="40"/>
          <w:szCs w:val="40"/>
        </w:rPr>
        <w:t>"Returned list: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lastRenderedPageBreak/>
        <w:tab/>
        <w:t xml:space="preserve">                               + </w:t>
      </w:r>
      <w:proofErr w:type="spellStart"/>
      <w:proofErr w:type="gramStart"/>
      <w:r>
        <w:rPr>
          <w:rFonts w:ascii="Consolas" w:hAnsi="Consolas" w:cs="Consolas"/>
          <w:color w:val="6A3E3E"/>
          <w:sz w:val="40"/>
          <w:szCs w:val="40"/>
        </w:rPr>
        <w:t>arrlist</w:t>
      </w:r>
      <w:proofErr w:type="spellEnd"/>
      <w:proofErr w:type="gramEnd"/>
      <w:r>
        <w:rPr>
          <w:rFonts w:ascii="Consolas" w:hAnsi="Consolas" w:cs="Consolas"/>
          <w:color w:val="000000"/>
          <w:sz w:val="40"/>
          <w:szCs w:val="40"/>
        </w:rPr>
        <w:t xml:space="preserve">);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
    <w:p w:rsidR="00DB2F88" w:rsidRDefault="00DB2F88" w:rsidP="00DB2F88">
      <w:pPr>
        <w:adjustRightInd w:val="0"/>
        <w:rPr>
          <w:rFonts w:ascii="Consolas" w:hAnsi="Consolas" w:cs="Consolas"/>
          <w:sz w:val="40"/>
          <w:szCs w:val="40"/>
        </w:rPr>
      </w:pPr>
      <w:proofErr w:type="gramStart"/>
      <w:r>
        <w:rPr>
          <w:rFonts w:ascii="Consolas" w:hAnsi="Consolas" w:cs="Consolas"/>
          <w:b/>
          <w:bCs/>
          <w:color w:val="7F0055"/>
          <w:sz w:val="40"/>
          <w:szCs w:val="40"/>
        </w:rPr>
        <w:t>catch</w:t>
      </w:r>
      <w:proofErr w:type="gramEnd"/>
      <w:r>
        <w:rPr>
          <w:rFonts w:ascii="Consolas" w:hAnsi="Consolas" w:cs="Consolas"/>
          <w:color w:val="000000"/>
          <w:sz w:val="40"/>
          <w:szCs w:val="40"/>
        </w:rPr>
        <w:t xml:space="preserve"> (</w:t>
      </w:r>
      <w:proofErr w:type="spellStart"/>
      <w:r>
        <w:rPr>
          <w:rFonts w:ascii="Consolas" w:hAnsi="Consolas" w:cs="Consolas"/>
          <w:color w:val="000000"/>
          <w:sz w:val="40"/>
          <w:szCs w:val="40"/>
        </w:rPr>
        <w:t>IllegalArgumentException</w:t>
      </w:r>
      <w:proofErr w:type="spellEnd"/>
      <w:r>
        <w:rPr>
          <w:rFonts w:ascii="Consolas" w:hAnsi="Consolas" w:cs="Consolas"/>
          <w:color w:val="000000"/>
          <w:sz w:val="40"/>
          <w:szCs w:val="40"/>
        </w:rPr>
        <w:t xml:space="preserve"> </w:t>
      </w:r>
      <w:r>
        <w:rPr>
          <w:rFonts w:ascii="Consolas" w:hAnsi="Consolas" w:cs="Consolas"/>
          <w:color w:val="6A3E3E"/>
          <w:sz w:val="40"/>
          <w:szCs w:val="40"/>
        </w:rPr>
        <w:t>e</w:t>
      </w:r>
      <w:r>
        <w:rPr>
          <w:rFonts w:ascii="Consolas" w:hAnsi="Consolas" w:cs="Consolas"/>
          <w:color w:val="000000"/>
          <w:sz w:val="40"/>
          <w:szCs w:val="40"/>
        </w:rPr>
        <w:t xml:space="preserve">) {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roofErr w:type="spellStart"/>
      <w:proofErr w:type="gramStart"/>
      <w:r>
        <w:rPr>
          <w:rFonts w:ascii="Consolas" w:hAnsi="Consolas" w:cs="Consolas"/>
          <w:color w:val="000000"/>
          <w:sz w:val="40"/>
          <w:szCs w:val="40"/>
        </w:rPr>
        <w:t>System.</w:t>
      </w:r>
      <w:r>
        <w:rPr>
          <w:rFonts w:ascii="Consolas" w:hAnsi="Consolas" w:cs="Consolas"/>
          <w:b/>
          <w:bCs/>
          <w:i/>
          <w:iCs/>
          <w:color w:val="0000C0"/>
          <w:sz w:val="40"/>
          <w:szCs w:val="40"/>
        </w:rPr>
        <w:t>out</w:t>
      </w:r>
      <w:r>
        <w:rPr>
          <w:rFonts w:ascii="Consolas" w:hAnsi="Consolas" w:cs="Consolas"/>
          <w:color w:val="000000"/>
          <w:sz w:val="40"/>
          <w:szCs w:val="40"/>
        </w:rPr>
        <w:t>.println</w:t>
      </w:r>
      <w:proofErr w:type="spellEnd"/>
      <w:r>
        <w:rPr>
          <w:rFonts w:ascii="Consolas" w:hAnsi="Consolas" w:cs="Consolas"/>
          <w:color w:val="000000"/>
          <w:sz w:val="40"/>
          <w:szCs w:val="40"/>
        </w:rPr>
        <w:t>(</w:t>
      </w:r>
      <w:proofErr w:type="gramEnd"/>
      <w:r>
        <w:rPr>
          <w:rFonts w:ascii="Consolas" w:hAnsi="Consolas" w:cs="Consolas"/>
          <w:color w:val="2A00FF"/>
          <w:sz w:val="40"/>
          <w:szCs w:val="40"/>
        </w:rPr>
        <w:t>"Exception thrown : "</w:t>
      </w:r>
      <w:r>
        <w:rPr>
          <w:rFonts w:ascii="Consolas" w:hAnsi="Consolas" w:cs="Consolas"/>
          <w:color w:val="000000"/>
          <w:sz w:val="40"/>
          <w:szCs w:val="40"/>
        </w:rPr>
        <w:t xml:space="preserve"> + </w:t>
      </w:r>
      <w:r>
        <w:rPr>
          <w:rFonts w:ascii="Consolas" w:hAnsi="Consolas" w:cs="Consolas"/>
          <w:color w:val="6A3E3E"/>
          <w:sz w:val="40"/>
          <w:szCs w:val="40"/>
        </w:rPr>
        <w:t>e</w:t>
      </w:r>
      <w:r>
        <w:rPr>
          <w:rFonts w:ascii="Consolas" w:hAnsi="Consolas" w:cs="Consolas"/>
          <w:color w:val="000000"/>
          <w:sz w:val="40"/>
          <w:szCs w:val="40"/>
        </w:rPr>
        <w:t xml:space="preserve">);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 </w:t>
      </w:r>
    </w:p>
    <w:p w:rsidR="00DB2F88" w:rsidRDefault="00DB2F88" w:rsidP="00DB2F88">
      <w:pPr>
        <w:adjustRightInd w:val="0"/>
        <w:rPr>
          <w:rFonts w:ascii="Consolas" w:hAnsi="Consolas" w:cs="Consolas"/>
          <w:sz w:val="40"/>
          <w:szCs w:val="40"/>
        </w:rPr>
      </w:pPr>
      <w:r>
        <w:rPr>
          <w:rFonts w:ascii="Consolas" w:hAnsi="Consolas" w:cs="Consolas"/>
          <w:color w:val="000000"/>
          <w:sz w:val="40"/>
          <w:szCs w:val="40"/>
        </w:rPr>
        <w:tab/>
        <w:t xml:space="preserve">} </w:t>
      </w:r>
    </w:p>
    <w:p w:rsidR="00DB2F88" w:rsidRDefault="00DB2F88" w:rsidP="00DB2F88">
      <w:pPr>
        <w:shd w:val="clear" w:color="auto" w:fill="FFFFFF"/>
        <w:spacing w:before="230" w:after="230" w:line="240" w:lineRule="auto"/>
        <w:outlineLvl w:val="1"/>
        <w:rPr>
          <w:rFonts w:ascii="Times New Roman" w:eastAsia="Times New Roman" w:hAnsi="Times New Roman" w:cs="Times New Roman"/>
          <w:b/>
          <w:bCs/>
          <w:color w:val="000000"/>
          <w:sz w:val="24"/>
          <w:szCs w:val="24"/>
        </w:rPr>
      </w:pPr>
      <w:r>
        <w:rPr>
          <w:rFonts w:ascii="Consolas" w:hAnsi="Consolas" w:cs="Consolas"/>
          <w:color w:val="000000"/>
          <w:sz w:val="40"/>
          <w:szCs w:val="40"/>
        </w:rPr>
        <w:tab/>
      </w:r>
    </w:p>
    <w:p w:rsidR="00DB2F88" w:rsidRDefault="00DB2F88" w:rsidP="00C3399D">
      <w:pPr>
        <w:shd w:val="clear" w:color="auto" w:fill="FFFFFF"/>
        <w:spacing w:before="230" w:after="230" w:line="240" w:lineRule="auto"/>
        <w:outlineLvl w:val="1"/>
        <w:rPr>
          <w:rFonts w:ascii="Times New Roman" w:eastAsia="Times New Roman" w:hAnsi="Times New Roman" w:cs="Times New Roman"/>
          <w:b/>
          <w:bCs/>
          <w:color w:val="000000"/>
          <w:sz w:val="24"/>
          <w:szCs w:val="24"/>
        </w:rPr>
      </w:pPr>
    </w:p>
    <w:p w:rsidR="00DB2F88" w:rsidRDefault="00DB2F88" w:rsidP="00C3399D">
      <w:pPr>
        <w:shd w:val="clear" w:color="auto" w:fill="FFFFFF"/>
        <w:spacing w:before="230" w:after="230" w:line="240" w:lineRule="auto"/>
        <w:outlineLvl w:val="1"/>
        <w:rPr>
          <w:rFonts w:ascii="Times New Roman" w:eastAsia="Times New Roman" w:hAnsi="Times New Roman" w:cs="Times New Roman"/>
          <w:b/>
          <w:bCs/>
          <w:color w:val="000000"/>
          <w:sz w:val="24"/>
          <w:szCs w:val="24"/>
        </w:rPr>
      </w:pPr>
    </w:p>
    <w:p w:rsidR="00DB2F88" w:rsidRDefault="00DB2F88" w:rsidP="00C3399D">
      <w:pPr>
        <w:shd w:val="clear" w:color="auto" w:fill="FFFFFF"/>
        <w:spacing w:before="230" w:after="230" w:line="240" w:lineRule="auto"/>
        <w:outlineLvl w:val="1"/>
        <w:rPr>
          <w:rFonts w:ascii="Times New Roman" w:eastAsia="Times New Roman" w:hAnsi="Times New Roman" w:cs="Times New Roman"/>
          <w:b/>
          <w:bCs/>
          <w:color w:val="000000"/>
          <w:sz w:val="24"/>
          <w:szCs w:val="24"/>
        </w:rPr>
      </w:pPr>
    </w:p>
    <w:p w:rsidR="00DB2F88" w:rsidRDefault="00DB2F88" w:rsidP="00C3399D">
      <w:pPr>
        <w:shd w:val="clear" w:color="auto" w:fill="FFFFFF"/>
        <w:spacing w:before="230" w:after="230" w:line="240" w:lineRule="auto"/>
        <w:outlineLvl w:val="1"/>
        <w:rPr>
          <w:rFonts w:ascii="Times New Roman" w:eastAsia="Times New Roman" w:hAnsi="Times New Roman" w:cs="Times New Roman"/>
          <w:b/>
          <w:bCs/>
          <w:color w:val="000000"/>
          <w:sz w:val="24"/>
          <w:szCs w:val="24"/>
        </w:rPr>
      </w:pPr>
    </w:p>
    <w:p w:rsidR="00C3399D" w:rsidRPr="004A5736" w:rsidRDefault="00C3399D" w:rsidP="00C3399D">
      <w:pPr>
        <w:shd w:val="clear" w:color="auto" w:fill="FFFFFF"/>
        <w:spacing w:before="230" w:after="230" w:line="240" w:lineRule="auto"/>
        <w:outlineLvl w:val="1"/>
        <w:rPr>
          <w:ins w:id="371" w:author="Unknown"/>
          <w:rFonts w:ascii="Times New Roman" w:eastAsia="Times New Roman" w:hAnsi="Times New Roman" w:cs="Times New Roman"/>
          <w:b/>
          <w:bCs/>
          <w:color w:val="000000"/>
          <w:sz w:val="24"/>
          <w:szCs w:val="24"/>
        </w:rPr>
      </w:pPr>
      <w:ins w:id="372" w:author="Unknown">
        <w:r w:rsidRPr="004A5736">
          <w:rPr>
            <w:rFonts w:ascii="Times New Roman" w:eastAsia="Times New Roman" w:hAnsi="Times New Roman" w:cs="Times New Roman"/>
            <w:b/>
            <w:bCs/>
            <w:color w:val="000000"/>
            <w:sz w:val="24"/>
            <w:szCs w:val="24"/>
          </w:rPr>
          <w:t xml:space="preserve">Java List vs </w:t>
        </w:r>
        <w:proofErr w:type="spellStart"/>
        <w:r w:rsidRPr="004A5736">
          <w:rPr>
            <w:rFonts w:ascii="Times New Roman" w:eastAsia="Times New Roman" w:hAnsi="Times New Roman" w:cs="Times New Roman"/>
            <w:b/>
            <w:bCs/>
            <w:color w:val="000000"/>
            <w:sz w:val="24"/>
            <w:szCs w:val="24"/>
          </w:rPr>
          <w:t>ArrayList</w:t>
        </w:r>
        <w:proofErr w:type="spellEnd"/>
      </w:ins>
    </w:p>
    <w:p w:rsidR="00C3399D" w:rsidRPr="004A5736" w:rsidRDefault="00C3399D" w:rsidP="00C3399D">
      <w:pPr>
        <w:shd w:val="clear" w:color="auto" w:fill="FFFFFF"/>
        <w:spacing w:after="144" w:line="240" w:lineRule="auto"/>
        <w:rPr>
          <w:ins w:id="373" w:author="Unknown"/>
          <w:rFonts w:ascii="Times New Roman" w:eastAsia="Times New Roman" w:hAnsi="Times New Roman" w:cs="Times New Roman"/>
          <w:color w:val="000000"/>
          <w:sz w:val="24"/>
          <w:szCs w:val="24"/>
        </w:rPr>
      </w:pPr>
      <w:ins w:id="374" w:author="Unknown">
        <w:r w:rsidRPr="004A5736">
          <w:rPr>
            <w:rFonts w:ascii="Times New Roman" w:eastAsia="Times New Roman" w:hAnsi="Times New Roman" w:cs="Times New Roman"/>
            <w:color w:val="000000"/>
            <w:sz w:val="24"/>
            <w:szCs w:val="24"/>
          </w:rPr>
          <w:t xml:space="preserve">List is an interface whereas </w:t>
        </w:r>
        <w:proofErr w:type="spellStart"/>
        <w:r w:rsidRPr="004A5736">
          <w:rPr>
            <w:rFonts w:ascii="Times New Roman" w:eastAsia="Times New Roman" w:hAnsi="Times New Roman" w:cs="Times New Roman"/>
            <w:color w:val="000000"/>
            <w:sz w:val="24"/>
            <w:szCs w:val="24"/>
          </w:rPr>
          <w:t>ArrayList</w:t>
        </w:r>
        <w:proofErr w:type="spellEnd"/>
        <w:r w:rsidRPr="004A5736">
          <w:rPr>
            <w:rFonts w:ascii="Times New Roman" w:eastAsia="Times New Roman" w:hAnsi="Times New Roman" w:cs="Times New Roman"/>
            <w:color w:val="000000"/>
            <w:sz w:val="24"/>
            <w:szCs w:val="24"/>
          </w:rPr>
          <w:t xml:space="preserve"> is an implementation class that implements the List interface.</w:t>
        </w:r>
      </w:ins>
    </w:p>
    <w:p w:rsidR="00C3399D" w:rsidRPr="004A5736" w:rsidRDefault="00C3399D" w:rsidP="00C3399D">
      <w:pPr>
        <w:shd w:val="clear" w:color="auto" w:fill="FFFFFF"/>
        <w:spacing w:before="230" w:after="230" w:line="240" w:lineRule="auto"/>
        <w:outlineLvl w:val="1"/>
        <w:rPr>
          <w:ins w:id="375" w:author="Unknown"/>
          <w:rFonts w:ascii="Times New Roman" w:eastAsia="Times New Roman" w:hAnsi="Times New Roman" w:cs="Times New Roman"/>
          <w:b/>
          <w:bCs/>
          <w:color w:val="000000"/>
          <w:sz w:val="24"/>
          <w:szCs w:val="24"/>
        </w:rPr>
      </w:pPr>
      <w:ins w:id="376" w:author="Unknown">
        <w:r w:rsidRPr="004A5736">
          <w:rPr>
            <w:rFonts w:ascii="Times New Roman" w:eastAsia="Times New Roman" w:hAnsi="Times New Roman" w:cs="Times New Roman"/>
            <w:b/>
            <w:bCs/>
            <w:color w:val="000000"/>
            <w:sz w:val="24"/>
            <w:szCs w:val="24"/>
          </w:rPr>
          <w:t>When to use List?</w:t>
        </w:r>
      </w:ins>
    </w:p>
    <w:p w:rsidR="00C3399D" w:rsidRPr="004A5736" w:rsidRDefault="00C3399D" w:rsidP="00C3399D">
      <w:pPr>
        <w:shd w:val="clear" w:color="auto" w:fill="FFFFFF"/>
        <w:spacing w:after="144" w:line="240" w:lineRule="auto"/>
        <w:rPr>
          <w:ins w:id="377" w:author="Unknown"/>
          <w:rFonts w:ascii="Times New Roman" w:eastAsia="Times New Roman" w:hAnsi="Times New Roman" w:cs="Times New Roman"/>
          <w:color w:val="000000"/>
          <w:sz w:val="24"/>
          <w:szCs w:val="24"/>
        </w:rPr>
      </w:pPr>
      <w:ins w:id="378" w:author="Unknown">
        <w:r w:rsidRPr="004A5736">
          <w:rPr>
            <w:rFonts w:ascii="Times New Roman" w:eastAsia="Times New Roman" w:hAnsi="Times New Roman" w:cs="Times New Roman"/>
            <w:color w:val="000000"/>
            <w:sz w:val="24"/>
            <w:szCs w:val="24"/>
          </w:rPr>
          <w:t>There are the following points for using list in java application that should be to keep in mind. They are:</w:t>
        </w:r>
      </w:ins>
    </w:p>
    <w:p w:rsidR="00C3399D" w:rsidRPr="004A5736" w:rsidRDefault="00C3399D" w:rsidP="00C3399D">
      <w:pPr>
        <w:shd w:val="clear" w:color="auto" w:fill="FFFFFF"/>
        <w:spacing w:after="144" w:line="240" w:lineRule="auto"/>
        <w:rPr>
          <w:ins w:id="379" w:author="Unknown"/>
          <w:rFonts w:ascii="Times New Roman" w:eastAsia="Times New Roman" w:hAnsi="Times New Roman" w:cs="Times New Roman"/>
          <w:color w:val="000000"/>
          <w:sz w:val="24"/>
          <w:szCs w:val="24"/>
        </w:rPr>
      </w:pPr>
      <w:ins w:id="380" w:author="Unknown">
        <w:r w:rsidRPr="004A5736">
          <w:rPr>
            <w:rFonts w:ascii="Times New Roman" w:eastAsia="Times New Roman" w:hAnsi="Times New Roman" w:cs="Times New Roman"/>
            <w:color w:val="000000"/>
            <w:sz w:val="24"/>
            <w:szCs w:val="24"/>
          </w:rPr>
          <w:t>1. List can be used when we want to allow or store duplicate elements.</w:t>
        </w:r>
        <w:r w:rsidRPr="004A5736">
          <w:rPr>
            <w:rFonts w:ascii="Times New Roman" w:eastAsia="Times New Roman" w:hAnsi="Times New Roman" w:cs="Times New Roman"/>
            <w:color w:val="000000"/>
            <w:sz w:val="24"/>
            <w:szCs w:val="24"/>
          </w:rPr>
          <w:br/>
          <w:t>2. It can be used when we want to store null elements.</w:t>
        </w:r>
        <w:r w:rsidRPr="004A5736">
          <w:rPr>
            <w:rFonts w:ascii="Times New Roman" w:eastAsia="Times New Roman" w:hAnsi="Times New Roman" w:cs="Times New Roman"/>
            <w:color w:val="000000"/>
            <w:sz w:val="24"/>
            <w:szCs w:val="24"/>
          </w:rPr>
          <w:br/>
          <w:t>3. When we want to preserve my insertion order, we should go for list.</w:t>
        </w:r>
      </w:ins>
    </w:p>
    <w:p w:rsidR="00634A93" w:rsidRPr="004A5736" w:rsidRDefault="00634A93" w:rsidP="00634A93">
      <w:pPr>
        <w:shd w:val="clear" w:color="auto" w:fill="FFFFFF"/>
        <w:spacing w:before="230" w:after="230" w:line="240" w:lineRule="auto"/>
        <w:outlineLvl w:val="1"/>
        <w:rPr>
          <w:rFonts w:ascii="Times New Roman" w:eastAsia="Times New Roman" w:hAnsi="Times New Roman" w:cs="Times New Roman"/>
          <w:b/>
          <w:bCs/>
          <w:color w:val="000000"/>
          <w:sz w:val="24"/>
          <w:szCs w:val="24"/>
        </w:rPr>
      </w:pPr>
      <w:r w:rsidRPr="004A5736">
        <w:rPr>
          <w:rFonts w:ascii="Times New Roman" w:eastAsia="Times New Roman" w:hAnsi="Times New Roman" w:cs="Times New Roman"/>
          <w:b/>
          <w:bCs/>
          <w:color w:val="000000"/>
          <w:sz w:val="24"/>
          <w:szCs w:val="24"/>
        </w:rPr>
        <w:t xml:space="preserve">Hierarchy Diagram of </w:t>
      </w:r>
      <w:proofErr w:type="spellStart"/>
      <w:r w:rsidRPr="004A5736">
        <w:rPr>
          <w:rFonts w:ascii="Times New Roman" w:eastAsia="Times New Roman" w:hAnsi="Times New Roman" w:cs="Times New Roman"/>
          <w:b/>
          <w:bCs/>
          <w:color w:val="000000"/>
          <w:sz w:val="24"/>
          <w:szCs w:val="24"/>
        </w:rPr>
        <w:t>ArrayList</w:t>
      </w:r>
      <w:proofErr w:type="spellEnd"/>
      <w:r w:rsidRPr="004A5736">
        <w:rPr>
          <w:rFonts w:ascii="Times New Roman" w:eastAsia="Times New Roman" w:hAnsi="Times New Roman" w:cs="Times New Roman"/>
          <w:b/>
          <w:bCs/>
          <w:color w:val="000000"/>
          <w:sz w:val="24"/>
          <w:szCs w:val="24"/>
        </w:rPr>
        <w:t xml:space="preserve"> Class in Java</w:t>
      </w:r>
    </w:p>
    <w:p w:rsidR="00634A93" w:rsidRPr="004A5736" w:rsidRDefault="00634A93" w:rsidP="00634A93">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lastRenderedPageBreak/>
        <w:t xml:space="preserve">The hierarchy diagram of </w:t>
      </w:r>
      <w:proofErr w:type="spellStart"/>
      <w:r w:rsidRPr="004A5736">
        <w:rPr>
          <w:rFonts w:ascii="Times New Roman" w:eastAsia="Times New Roman" w:hAnsi="Times New Roman" w:cs="Times New Roman"/>
          <w:color w:val="000000"/>
          <w:sz w:val="24"/>
          <w:szCs w:val="24"/>
        </w:rPr>
        <w:t>ArrayList</w:t>
      </w:r>
      <w:proofErr w:type="spellEnd"/>
      <w:r w:rsidRPr="004A5736">
        <w:rPr>
          <w:rFonts w:ascii="Times New Roman" w:eastAsia="Times New Roman" w:hAnsi="Times New Roman" w:cs="Times New Roman"/>
          <w:color w:val="000000"/>
          <w:sz w:val="24"/>
          <w:szCs w:val="24"/>
        </w:rPr>
        <w:t xml:space="preserve"> class is shown in the below figure.</w:t>
      </w:r>
    </w:p>
    <w:p w:rsidR="00634A93" w:rsidRPr="004A5736" w:rsidRDefault="00634A93" w:rsidP="00634A93">
      <w:pPr>
        <w:shd w:val="clear" w:color="auto" w:fill="FFFFFF"/>
        <w:spacing w:after="0"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noProof/>
          <w:color w:val="FF2828"/>
          <w:sz w:val="24"/>
          <w:szCs w:val="24"/>
          <w:bdr w:val="none" w:sz="0" w:space="0" w:color="auto" w:frame="1"/>
          <w:lang w:val="en-IN" w:eastAsia="en-IN"/>
        </w:rPr>
        <w:drawing>
          <wp:inline distT="0" distB="0" distL="0" distR="0" wp14:anchorId="4AC1D3D6" wp14:editId="08E88D0A">
            <wp:extent cx="5325745" cy="3782060"/>
            <wp:effectExtent l="19050" t="0" r="8255" b="0"/>
            <wp:docPr id="148" name="Picture 148" descr="Hierarchy diagram of ArrayList in Java">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ierarchy diagram of ArrayList in Java">
                      <a:hlinkClick r:id="rId8"/>
                    </pic:cNvPr>
                    <pic:cNvPicPr>
                      <a:picLocks noChangeAspect="1" noChangeArrowheads="1"/>
                    </pic:cNvPicPr>
                  </pic:nvPicPr>
                  <pic:blipFill>
                    <a:blip r:embed="rId9"/>
                    <a:srcRect/>
                    <a:stretch>
                      <a:fillRect/>
                    </a:stretch>
                  </pic:blipFill>
                  <pic:spPr bwMode="auto">
                    <a:xfrm>
                      <a:off x="0" y="0"/>
                      <a:ext cx="5325745" cy="3782060"/>
                    </a:xfrm>
                    <a:prstGeom prst="rect">
                      <a:avLst/>
                    </a:prstGeom>
                    <a:noFill/>
                    <a:ln w="9525">
                      <a:noFill/>
                      <a:miter lim="800000"/>
                      <a:headEnd/>
                      <a:tailEnd/>
                    </a:ln>
                  </pic:spPr>
                </pic:pic>
              </a:graphicData>
            </a:graphic>
          </wp:inline>
        </w:drawing>
      </w:r>
    </w:p>
    <w:p w:rsidR="00634A93" w:rsidRPr="004A5736" w:rsidRDefault="00634A93" w:rsidP="00634A93">
      <w:pPr>
        <w:spacing w:after="0" w:line="240" w:lineRule="auto"/>
        <w:rPr>
          <w:rFonts w:ascii="Times New Roman" w:eastAsia="Times New Roman" w:hAnsi="Times New Roman" w:cs="Times New Roman"/>
          <w:b/>
          <w:bCs/>
          <w:color w:val="3F7F95"/>
          <w:spacing w:val="-6"/>
          <w:sz w:val="24"/>
          <w:szCs w:val="24"/>
        </w:rPr>
      </w:pPr>
    </w:p>
    <w:p w:rsidR="00634A93" w:rsidRPr="004A5736" w:rsidRDefault="00634A93" w:rsidP="00634A93">
      <w:pPr>
        <w:spacing w:after="0" w:line="240" w:lineRule="auto"/>
        <w:rPr>
          <w:rFonts w:ascii="Times New Roman" w:eastAsia="Times New Roman" w:hAnsi="Times New Roman" w:cs="Times New Roman"/>
          <w:b/>
          <w:bCs/>
          <w:color w:val="3F7F95"/>
          <w:spacing w:val="-6"/>
          <w:sz w:val="24"/>
          <w:szCs w:val="24"/>
        </w:rPr>
      </w:pPr>
    </w:p>
    <w:p w:rsidR="00634A93" w:rsidRPr="004A5736" w:rsidRDefault="00634A93" w:rsidP="00634A93">
      <w:pPr>
        <w:spacing w:after="0" w:line="240" w:lineRule="auto"/>
        <w:rPr>
          <w:rFonts w:ascii="Times New Roman" w:eastAsia="Times New Roman" w:hAnsi="Times New Roman" w:cs="Times New Roman"/>
          <w:b/>
          <w:bCs/>
          <w:color w:val="3F7F95"/>
          <w:spacing w:val="-6"/>
          <w:sz w:val="24"/>
          <w:szCs w:val="24"/>
        </w:rPr>
      </w:pP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String s1 = "Hello";</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String s2 = "Hello";</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String s = new </w:t>
      </w:r>
      <w:proofErr w:type="gramStart"/>
      <w:r w:rsidRPr="004A5736">
        <w:rPr>
          <w:rFonts w:ascii="Times New Roman" w:hAnsi="Times New Roman" w:cs="Times New Roman"/>
          <w:color w:val="FFFFFF"/>
          <w:sz w:val="24"/>
          <w:szCs w:val="24"/>
        </w:rPr>
        <w:t>String(</w:t>
      </w:r>
      <w:proofErr w:type="gramEnd"/>
      <w:r w:rsidRPr="004A5736">
        <w:rPr>
          <w:rFonts w:ascii="Times New Roman" w:hAnsi="Times New Roman" w:cs="Times New Roman"/>
          <w:color w:val="FFFFFF"/>
          <w:sz w:val="24"/>
          <w:szCs w:val="24"/>
        </w:rPr>
        <w:t>"Hello");</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char</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arr</w:t>
      </w:r>
      <w:proofErr w:type="spellEnd"/>
      <w:r w:rsidRPr="004A5736">
        <w:rPr>
          <w:rFonts w:ascii="Times New Roman" w:hAnsi="Times New Roman" w:cs="Times New Roman"/>
          <w:color w:val="FFFFFF"/>
          <w:sz w:val="24"/>
          <w:szCs w:val="24"/>
        </w:rPr>
        <w:t>[ ] = {'</w:t>
      </w:r>
      <w:proofErr w:type="spellStart"/>
      <w:r w:rsidRPr="004A5736">
        <w:rPr>
          <w:rFonts w:ascii="Times New Roman" w:hAnsi="Times New Roman" w:cs="Times New Roman"/>
          <w:color w:val="FFFFFF"/>
          <w:sz w:val="24"/>
          <w:szCs w:val="24"/>
        </w:rPr>
        <w:t>j','a','v','a</w:t>
      </w:r>
      <w:proofErr w:type="spellEnd"/>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String s = new </w:t>
      </w:r>
      <w:proofErr w:type="gramStart"/>
      <w:r w:rsidRPr="004A5736">
        <w:rPr>
          <w:rFonts w:ascii="Times New Roman" w:hAnsi="Times New Roman" w:cs="Times New Roman"/>
          <w:color w:val="FFFFFF"/>
          <w:sz w:val="24"/>
          <w:szCs w:val="24"/>
        </w:rPr>
        <w:t>String(</w:t>
      </w:r>
      <w:proofErr w:type="spellStart"/>
      <w:proofErr w:type="gramEnd"/>
      <w:r w:rsidRPr="004A5736">
        <w:rPr>
          <w:rFonts w:ascii="Times New Roman" w:hAnsi="Times New Roman" w:cs="Times New Roman"/>
          <w:color w:val="FFFFFF"/>
          <w:sz w:val="24"/>
          <w:szCs w:val="24"/>
        </w:rPr>
        <w:t>arr</w:t>
      </w:r>
      <w:proofErr w:type="spellEnd"/>
      <w:r w:rsidRPr="004A5736">
        <w:rPr>
          <w:rFonts w:ascii="Times New Roman" w:hAnsi="Times New Roman" w:cs="Times New Roman"/>
          <w:color w:val="FFFFFF"/>
          <w:sz w:val="24"/>
          <w:szCs w:val="24"/>
        </w:rPr>
        <w:t>);</w:t>
      </w:r>
    </w:p>
    <w:p w:rsidR="00634A93" w:rsidRPr="004A5736" w:rsidRDefault="00634A93" w:rsidP="00634A93">
      <w:pPr>
        <w:spacing w:after="0" w:line="240" w:lineRule="auto"/>
        <w:rPr>
          <w:rFonts w:ascii="Times New Roman" w:eastAsia="Times New Roman" w:hAnsi="Times New Roman" w:cs="Times New Roman"/>
          <w:b/>
          <w:bCs/>
          <w:color w:val="3F7F95"/>
          <w:spacing w:val="-6"/>
          <w:sz w:val="24"/>
          <w:szCs w:val="24"/>
        </w:rPr>
      </w:pPr>
    </w:p>
    <w:p w:rsidR="00634A93" w:rsidRPr="004A5736" w:rsidRDefault="00634A93" w:rsidP="00634A93">
      <w:pPr>
        <w:shd w:val="clear" w:color="auto" w:fill="FFFFFF"/>
        <w:spacing w:before="230" w:after="230" w:line="240" w:lineRule="auto"/>
        <w:outlineLvl w:val="1"/>
        <w:rPr>
          <w:rFonts w:ascii="Times New Roman" w:eastAsia="Times New Roman" w:hAnsi="Times New Roman" w:cs="Times New Roman"/>
          <w:b/>
          <w:bCs/>
          <w:color w:val="000000"/>
          <w:sz w:val="24"/>
          <w:szCs w:val="24"/>
        </w:rPr>
      </w:pPr>
      <w:r w:rsidRPr="004A5736">
        <w:rPr>
          <w:rFonts w:ascii="Times New Roman" w:eastAsia="Times New Roman" w:hAnsi="Times New Roman" w:cs="Times New Roman"/>
          <w:b/>
          <w:bCs/>
          <w:color w:val="000000"/>
          <w:sz w:val="24"/>
          <w:szCs w:val="24"/>
        </w:rPr>
        <w:t>Types of Iterators in Java</w:t>
      </w:r>
    </w:p>
    <w:p w:rsidR="00634A93" w:rsidRPr="004A5736" w:rsidRDefault="00634A93" w:rsidP="00634A93">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There are four types of iterators or cursors available in Java. They are as follows:</w:t>
      </w:r>
    </w:p>
    <w:p w:rsidR="00634A93" w:rsidRPr="004A5736" w:rsidRDefault="00634A93" w:rsidP="00634A93">
      <w:pPr>
        <w:numPr>
          <w:ilvl w:val="0"/>
          <w:numId w:val="2"/>
        </w:numPr>
        <w:shd w:val="clear" w:color="auto" w:fill="FFFFFF"/>
        <w:spacing w:after="0"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Enumeration</w:t>
      </w:r>
    </w:p>
    <w:p w:rsidR="00634A93" w:rsidRPr="004A5736" w:rsidRDefault="00634A93" w:rsidP="00634A93">
      <w:pPr>
        <w:numPr>
          <w:ilvl w:val="0"/>
          <w:numId w:val="2"/>
        </w:numPr>
        <w:shd w:val="clear" w:color="auto" w:fill="FFFFFF"/>
        <w:spacing w:after="0"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Iterator</w:t>
      </w:r>
    </w:p>
    <w:p w:rsidR="00634A93" w:rsidRPr="004A5736" w:rsidRDefault="00634A93" w:rsidP="00634A93">
      <w:pPr>
        <w:numPr>
          <w:ilvl w:val="0"/>
          <w:numId w:val="2"/>
        </w:numPr>
        <w:shd w:val="clear" w:color="auto" w:fill="FFFFFF"/>
        <w:spacing w:after="0" w:line="240" w:lineRule="auto"/>
        <w:rPr>
          <w:rFonts w:ascii="Times New Roman" w:eastAsia="Times New Roman" w:hAnsi="Times New Roman" w:cs="Times New Roman"/>
          <w:color w:val="000000"/>
          <w:sz w:val="24"/>
          <w:szCs w:val="24"/>
        </w:rPr>
      </w:pPr>
      <w:proofErr w:type="spellStart"/>
      <w:r w:rsidRPr="004A5736">
        <w:rPr>
          <w:rFonts w:ascii="Times New Roman" w:eastAsia="Times New Roman" w:hAnsi="Times New Roman" w:cs="Times New Roman"/>
          <w:color w:val="000000"/>
          <w:sz w:val="24"/>
          <w:szCs w:val="24"/>
        </w:rPr>
        <w:t>ListIterator</w:t>
      </w:r>
      <w:proofErr w:type="spellEnd"/>
    </w:p>
    <w:p w:rsidR="00634A93" w:rsidRPr="004A5736" w:rsidRDefault="00634A93" w:rsidP="00634A93">
      <w:pPr>
        <w:numPr>
          <w:ilvl w:val="0"/>
          <w:numId w:val="2"/>
        </w:numPr>
        <w:shd w:val="clear" w:color="auto" w:fill="FFFFFF"/>
        <w:spacing w:after="0" w:line="240" w:lineRule="auto"/>
        <w:rPr>
          <w:rFonts w:ascii="Times New Roman" w:eastAsia="Times New Roman" w:hAnsi="Times New Roman" w:cs="Times New Roman"/>
          <w:color w:val="000000"/>
          <w:sz w:val="24"/>
          <w:szCs w:val="24"/>
        </w:rPr>
      </w:pPr>
      <w:proofErr w:type="spellStart"/>
      <w:r w:rsidRPr="004A5736">
        <w:rPr>
          <w:rFonts w:ascii="Times New Roman" w:eastAsia="Times New Roman" w:hAnsi="Times New Roman" w:cs="Times New Roman"/>
          <w:color w:val="000000"/>
          <w:sz w:val="24"/>
          <w:szCs w:val="24"/>
        </w:rPr>
        <w:t>Spilterator</w:t>
      </w:r>
      <w:proofErr w:type="spellEnd"/>
    </w:p>
    <w:p w:rsidR="00634A93" w:rsidRPr="004A5736" w:rsidRDefault="00634A93" w:rsidP="00634A93">
      <w:pPr>
        <w:shd w:val="clear" w:color="auto" w:fill="FFFFFF"/>
        <w:spacing w:after="0"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noProof/>
          <w:color w:val="FF2828"/>
          <w:sz w:val="24"/>
          <w:szCs w:val="24"/>
          <w:bdr w:val="none" w:sz="0" w:space="0" w:color="auto" w:frame="1"/>
          <w:lang w:val="en-IN" w:eastAsia="en-IN"/>
        </w:rPr>
        <w:lastRenderedPageBreak/>
        <w:drawing>
          <wp:inline distT="0" distB="0" distL="0" distR="0" wp14:anchorId="76833449" wp14:editId="2279DA58">
            <wp:extent cx="5713095" cy="1901825"/>
            <wp:effectExtent l="19050" t="0" r="1905" b="0"/>
            <wp:docPr id="2" name="Picture 2" descr="Java Iterators: Enumeration in Java">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 Iterators: Enumeration in Java">
                      <a:hlinkClick r:id="rId10"/>
                    </pic:cNvPr>
                    <pic:cNvPicPr>
                      <a:picLocks noChangeAspect="1" noChangeArrowheads="1"/>
                    </pic:cNvPicPr>
                  </pic:nvPicPr>
                  <pic:blipFill>
                    <a:blip r:embed="rId11"/>
                    <a:srcRect/>
                    <a:stretch>
                      <a:fillRect/>
                    </a:stretch>
                  </pic:blipFill>
                  <pic:spPr bwMode="auto">
                    <a:xfrm>
                      <a:off x="0" y="0"/>
                      <a:ext cx="5713095" cy="1901825"/>
                    </a:xfrm>
                    <a:prstGeom prst="rect">
                      <a:avLst/>
                    </a:prstGeom>
                    <a:noFill/>
                    <a:ln w="9525">
                      <a:noFill/>
                      <a:miter lim="800000"/>
                      <a:headEnd/>
                      <a:tailEnd/>
                    </a:ln>
                  </pic:spPr>
                </pic:pic>
              </a:graphicData>
            </a:graphic>
          </wp:inline>
        </w:drawing>
      </w:r>
      <w:r w:rsidRPr="004A5736">
        <w:rPr>
          <w:rFonts w:ascii="Times New Roman" w:eastAsia="Times New Roman" w:hAnsi="Times New Roman" w:cs="Times New Roman"/>
          <w:color w:val="000000"/>
          <w:sz w:val="24"/>
          <w:szCs w:val="24"/>
        </w:rPr>
        <w:br/>
        <w:t xml:space="preserve">Each Java iterator has some advantages and limitations. </w:t>
      </w:r>
    </w:p>
    <w:p w:rsidR="00634A93" w:rsidRPr="004A5736" w:rsidRDefault="00634A93" w:rsidP="00634A93">
      <w:pPr>
        <w:shd w:val="clear" w:color="auto" w:fill="FFFFFF"/>
        <w:spacing w:before="230" w:after="230" w:line="240" w:lineRule="auto"/>
        <w:outlineLvl w:val="1"/>
        <w:rPr>
          <w:rFonts w:ascii="Times New Roman" w:eastAsia="Times New Roman" w:hAnsi="Times New Roman" w:cs="Times New Roman"/>
          <w:b/>
          <w:bCs/>
          <w:color w:val="000000"/>
          <w:sz w:val="24"/>
          <w:szCs w:val="24"/>
        </w:rPr>
      </w:pPr>
      <w:r w:rsidRPr="004A5736">
        <w:rPr>
          <w:rFonts w:ascii="Times New Roman" w:eastAsia="Times New Roman" w:hAnsi="Times New Roman" w:cs="Times New Roman"/>
          <w:b/>
          <w:bCs/>
          <w:color w:val="000000"/>
          <w:sz w:val="24"/>
          <w:szCs w:val="24"/>
        </w:rPr>
        <w:t>Difference between Enumeration and Iterator</w:t>
      </w:r>
    </w:p>
    <w:p w:rsidR="00634A93" w:rsidRPr="004A5736" w:rsidRDefault="00634A93" w:rsidP="00634A93">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Both are useful to retrieve elements from a collection. But the main difference between Enumeration and iterator is with respect to functionality.</w:t>
      </w:r>
    </w:p>
    <w:p w:rsidR="00634A93" w:rsidRPr="004A5736" w:rsidRDefault="00634A93" w:rsidP="00634A93">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By using an enumeration, we can perform only read access but using an iterator, we can perform both read and remove operation.</w:t>
      </w:r>
    </w:p>
    <w:p w:rsidR="00634A93" w:rsidRPr="004A5736" w:rsidRDefault="00634A93" w:rsidP="00634A93">
      <w:pPr>
        <w:shd w:val="clear" w:color="auto" w:fill="FFFFFF"/>
        <w:spacing w:before="230" w:after="230" w:line="240" w:lineRule="auto"/>
        <w:outlineLvl w:val="1"/>
        <w:rPr>
          <w:rFonts w:ascii="Times New Roman" w:eastAsia="Times New Roman" w:hAnsi="Times New Roman" w:cs="Times New Roman"/>
          <w:b/>
          <w:bCs/>
          <w:color w:val="000000"/>
          <w:sz w:val="24"/>
          <w:szCs w:val="24"/>
        </w:rPr>
      </w:pPr>
      <w:r w:rsidRPr="004A5736">
        <w:rPr>
          <w:rFonts w:ascii="Times New Roman" w:eastAsia="Times New Roman" w:hAnsi="Times New Roman" w:cs="Times New Roman"/>
          <w:b/>
          <w:bCs/>
          <w:color w:val="000000"/>
          <w:sz w:val="24"/>
          <w:szCs w:val="24"/>
        </w:rPr>
        <w:t>Advantage of Iterator in Java</w:t>
      </w:r>
    </w:p>
    <w:p w:rsidR="00634A93" w:rsidRPr="004A5736" w:rsidRDefault="00634A93" w:rsidP="00634A93">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Java Iterator has the following advantages. They are as follows:</w:t>
      </w:r>
    </w:p>
    <w:p w:rsidR="00634A93" w:rsidRPr="004A5736" w:rsidRDefault="00634A93" w:rsidP="00634A93">
      <w:pPr>
        <w:numPr>
          <w:ilvl w:val="0"/>
          <w:numId w:val="3"/>
        </w:numPr>
        <w:shd w:val="clear" w:color="auto" w:fill="FFFFFF"/>
        <w:spacing w:after="0"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An iterator can be used with any collection classes.</w:t>
      </w:r>
    </w:p>
    <w:p w:rsidR="00634A93" w:rsidRPr="004A5736" w:rsidRDefault="00634A93" w:rsidP="00634A93">
      <w:pPr>
        <w:numPr>
          <w:ilvl w:val="0"/>
          <w:numId w:val="3"/>
        </w:numPr>
        <w:shd w:val="clear" w:color="auto" w:fill="FFFFFF"/>
        <w:spacing w:after="0"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We can perform both read and remove operations.</w:t>
      </w:r>
    </w:p>
    <w:p w:rsidR="00634A93" w:rsidRPr="004A5736" w:rsidRDefault="00634A93" w:rsidP="00634A93">
      <w:pPr>
        <w:numPr>
          <w:ilvl w:val="0"/>
          <w:numId w:val="3"/>
        </w:numPr>
        <w:shd w:val="clear" w:color="auto" w:fill="FFFFFF"/>
        <w:spacing w:after="0"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It acts as a universal cursor for collection API.</w:t>
      </w:r>
    </w:p>
    <w:p w:rsidR="00634A93" w:rsidRPr="004A5736" w:rsidRDefault="00634A93" w:rsidP="00634A93">
      <w:pPr>
        <w:shd w:val="clear" w:color="auto" w:fill="FFFFFF"/>
        <w:spacing w:before="230" w:after="230" w:line="240" w:lineRule="auto"/>
        <w:outlineLvl w:val="1"/>
        <w:rPr>
          <w:rFonts w:ascii="Times New Roman" w:eastAsia="Times New Roman" w:hAnsi="Times New Roman" w:cs="Times New Roman"/>
          <w:b/>
          <w:bCs/>
          <w:color w:val="000000"/>
          <w:sz w:val="24"/>
          <w:szCs w:val="24"/>
        </w:rPr>
      </w:pPr>
      <w:r w:rsidRPr="004A5736">
        <w:rPr>
          <w:rFonts w:ascii="Times New Roman" w:eastAsia="Times New Roman" w:hAnsi="Times New Roman" w:cs="Times New Roman"/>
          <w:b/>
          <w:bCs/>
          <w:color w:val="000000"/>
          <w:sz w:val="24"/>
          <w:szCs w:val="24"/>
        </w:rPr>
        <w:t>Limitation of Iterator in Java</w:t>
      </w:r>
    </w:p>
    <w:p w:rsidR="00634A93" w:rsidRPr="004A5736" w:rsidRDefault="00634A93" w:rsidP="00634A93">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Iterator has the following limitations or drawbacks. They are as:</w:t>
      </w:r>
    </w:p>
    <w:p w:rsidR="00634A93" w:rsidRPr="004A5736" w:rsidRDefault="00634A93" w:rsidP="00634A93">
      <w:pPr>
        <w:numPr>
          <w:ilvl w:val="0"/>
          <w:numId w:val="4"/>
        </w:numPr>
        <w:shd w:val="clear" w:color="auto" w:fill="FFFFFF"/>
        <w:spacing w:after="0"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By using Enumeration and Iterator, we can move only towards forwarding direction. We cannot move in the backward direction. Hence, these are called single-direction cursors.</w:t>
      </w:r>
    </w:p>
    <w:p w:rsidR="00634A93" w:rsidRPr="004A5736" w:rsidRDefault="00634A93" w:rsidP="00634A93">
      <w:pPr>
        <w:numPr>
          <w:ilvl w:val="0"/>
          <w:numId w:val="4"/>
        </w:numPr>
        <w:shd w:val="clear" w:color="auto" w:fill="FFFFFF"/>
        <w:spacing w:after="0"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We can perform either read operation or remove operation.</w:t>
      </w:r>
    </w:p>
    <w:p w:rsidR="00634A93" w:rsidRPr="004A5736" w:rsidRDefault="00634A93" w:rsidP="00634A93">
      <w:pPr>
        <w:numPr>
          <w:ilvl w:val="0"/>
          <w:numId w:val="4"/>
        </w:numPr>
        <w:shd w:val="clear" w:color="auto" w:fill="FFFFFF"/>
        <w:spacing w:after="0"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We cannot perform the replacement of new objects.</w:t>
      </w:r>
    </w:p>
    <w:p w:rsidR="00634A93" w:rsidRPr="004A5736" w:rsidRDefault="00634A93" w:rsidP="00634A93">
      <w:pPr>
        <w:numPr>
          <w:ilvl w:val="0"/>
          <w:numId w:val="4"/>
        </w:numPr>
        <w:shd w:val="clear" w:color="auto" w:fill="FFFFFF"/>
        <w:spacing w:after="0"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For example, suppose there are five mangoes in a box. Out of five, two mangoes are not good but we cannot replace those damaged mangos with new mangos.</w:t>
      </w:r>
    </w:p>
    <w:p w:rsidR="00634A93" w:rsidRPr="004A5736" w:rsidRDefault="00634A93" w:rsidP="00634A93">
      <w:pPr>
        <w:shd w:val="clear" w:color="auto" w:fill="FFFFFF"/>
        <w:spacing w:after="0" w:line="240" w:lineRule="auto"/>
        <w:textAlignment w:val="baseline"/>
        <w:rPr>
          <w:rFonts w:ascii="Times New Roman" w:eastAsia="Times New Roman" w:hAnsi="Times New Roman" w:cs="Times New Roman"/>
          <w:b/>
          <w:bCs/>
          <w:color w:val="273239"/>
          <w:spacing w:val="2"/>
          <w:sz w:val="24"/>
          <w:szCs w:val="24"/>
        </w:rPr>
      </w:pPr>
    </w:p>
    <w:p w:rsidR="00634A93" w:rsidRPr="004A5736" w:rsidRDefault="00634A93" w:rsidP="00634A93">
      <w:pPr>
        <w:shd w:val="clear" w:color="auto" w:fill="FFFFFF"/>
        <w:spacing w:after="0" w:line="240" w:lineRule="auto"/>
        <w:textAlignment w:val="baseline"/>
        <w:rPr>
          <w:rFonts w:ascii="Times New Roman" w:eastAsia="Times New Roman" w:hAnsi="Times New Roman" w:cs="Times New Roman"/>
          <w:b/>
          <w:bCs/>
          <w:color w:val="273239"/>
          <w:spacing w:val="2"/>
          <w:sz w:val="24"/>
          <w:szCs w:val="24"/>
        </w:rPr>
      </w:pPr>
    </w:p>
    <w:p w:rsidR="00634A93" w:rsidRPr="004A5736" w:rsidRDefault="00634A93" w:rsidP="00634A93">
      <w:pPr>
        <w:spacing w:after="0" w:line="240" w:lineRule="auto"/>
        <w:rPr>
          <w:rFonts w:ascii="Times New Roman" w:eastAsia="Times New Roman" w:hAnsi="Times New Roman" w:cs="Times New Roman"/>
          <w:b/>
          <w:bCs/>
          <w:color w:val="3F7F95"/>
          <w:spacing w:val="-6"/>
          <w:sz w:val="24"/>
          <w:szCs w:val="24"/>
        </w:rPr>
      </w:pPr>
      <w:proofErr w:type="spellStart"/>
      <w:proofErr w:type="gramStart"/>
      <w:r w:rsidRPr="004A5736">
        <w:rPr>
          <w:rFonts w:ascii="Times New Roman" w:hAnsi="Times New Roman" w:cs="Times New Roman"/>
          <w:b/>
          <w:bCs/>
          <w:color w:val="111111"/>
          <w:spacing w:val="-12"/>
          <w:sz w:val="24"/>
          <w:szCs w:val="24"/>
          <w:highlight w:val="lightGray"/>
          <w:shd w:val="clear" w:color="auto" w:fill="333333"/>
        </w:rPr>
        <w:t>java.util.Enumeration</w:t>
      </w:r>
      <w:proofErr w:type="spellEnd"/>
      <w:proofErr w:type="gramEnd"/>
      <w:r w:rsidRPr="004A5736">
        <w:rPr>
          <w:rFonts w:ascii="Times New Roman" w:hAnsi="Times New Roman" w:cs="Times New Roman"/>
          <w:b/>
          <w:bCs/>
          <w:color w:val="111111"/>
          <w:spacing w:val="-12"/>
          <w:sz w:val="24"/>
          <w:szCs w:val="24"/>
          <w:highlight w:val="lightGray"/>
          <w:shd w:val="clear" w:color="auto" w:fill="333333"/>
        </w:rPr>
        <w:t xml:space="preserve"> interface Examples</w:t>
      </w:r>
    </w:p>
    <w:p w:rsidR="00634A93" w:rsidRPr="004A5736" w:rsidRDefault="00634A93" w:rsidP="00634A93">
      <w:pPr>
        <w:shd w:val="clear" w:color="auto" w:fill="FFFFFF"/>
        <w:spacing w:after="0" w:line="240" w:lineRule="auto"/>
        <w:textAlignment w:val="baseline"/>
        <w:rPr>
          <w:rFonts w:ascii="Times New Roman" w:eastAsia="Times New Roman" w:hAnsi="Times New Roman" w:cs="Times New Roman"/>
          <w:b/>
          <w:bCs/>
          <w:color w:val="273239"/>
          <w:spacing w:val="2"/>
          <w:sz w:val="24"/>
          <w:szCs w:val="24"/>
        </w:rPr>
      </w:pPr>
    </w:p>
    <w:p w:rsidR="00634A93" w:rsidRPr="004A5736" w:rsidRDefault="00634A93" w:rsidP="00634A93">
      <w:pPr>
        <w:shd w:val="clear" w:color="auto" w:fill="FFFFFF"/>
        <w:spacing w:after="0" w:line="240" w:lineRule="auto"/>
        <w:textAlignment w:val="baseline"/>
        <w:rPr>
          <w:rFonts w:ascii="Times New Roman" w:eastAsia="Times New Roman" w:hAnsi="Times New Roman" w:cs="Times New Roman"/>
          <w:b/>
          <w:bCs/>
          <w:color w:val="273239"/>
          <w:spacing w:val="2"/>
          <w:sz w:val="24"/>
          <w:szCs w:val="24"/>
        </w:rPr>
      </w:pPr>
    </w:p>
    <w:p w:rsidR="00634A93" w:rsidRPr="004A5736" w:rsidRDefault="00634A93" w:rsidP="00634A93">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4A5736">
        <w:rPr>
          <w:rFonts w:ascii="Times New Roman" w:eastAsia="Times New Roman" w:hAnsi="Times New Roman" w:cs="Times New Roman"/>
          <w:b/>
          <w:bCs/>
          <w:color w:val="273239"/>
          <w:spacing w:val="2"/>
          <w:sz w:val="24"/>
          <w:szCs w:val="24"/>
        </w:rPr>
        <w:t>Creating Enumeration Object</w:t>
      </w:r>
    </w:p>
    <w:p w:rsidR="00634A93" w:rsidRPr="004A5736" w:rsidRDefault="00634A93" w:rsidP="00634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color w:val="273239"/>
          <w:spacing w:val="2"/>
          <w:sz w:val="24"/>
          <w:szCs w:val="24"/>
        </w:rPr>
      </w:pPr>
      <w:r w:rsidRPr="004A5736">
        <w:rPr>
          <w:rFonts w:ascii="Times New Roman" w:eastAsia="Times New Roman" w:hAnsi="Times New Roman" w:cs="Times New Roman"/>
          <w:color w:val="273239"/>
          <w:spacing w:val="2"/>
          <w:sz w:val="24"/>
          <w:szCs w:val="24"/>
        </w:rPr>
        <w:t xml:space="preserve">Vector </w:t>
      </w:r>
      <w:proofErr w:type="spellStart"/>
      <w:r w:rsidRPr="004A5736">
        <w:rPr>
          <w:rFonts w:ascii="Times New Roman" w:eastAsia="Times New Roman" w:hAnsi="Times New Roman" w:cs="Times New Roman"/>
          <w:color w:val="273239"/>
          <w:spacing w:val="2"/>
          <w:sz w:val="24"/>
          <w:szCs w:val="24"/>
        </w:rPr>
        <w:t>ve</w:t>
      </w:r>
      <w:proofErr w:type="spellEnd"/>
      <w:r w:rsidRPr="004A5736">
        <w:rPr>
          <w:rFonts w:ascii="Times New Roman" w:eastAsia="Times New Roman" w:hAnsi="Times New Roman" w:cs="Times New Roman"/>
          <w:color w:val="273239"/>
          <w:spacing w:val="2"/>
          <w:sz w:val="24"/>
          <w:szCs w:val="24"/>
        </w:rPr>
        <w:t xml:space="preserve"> = new </w:t>
      </w:r>
      <w:proofErr w:type="gramStart"/>
      <w:r w:rsidRPr="004A5736">
        <w:rPr>
          <w:rFonts w:ascii="Times New Roman" w:eastAsia="Times New Roman" w:hAnsi="Times New Roman" w:cs="Times New Roman"/>
          <w:color w:val="273239"/>
          <w:spacing w:val="2"/>
          <w:sz w:val="24"/>
          <w:szCs w:val="24"/>
        </w:rPr>
        <w:t>Vector(</w:t>
      </w:r>
      <w:proofErr w:type="gramEnd"/>
      <w:r w:rsidRPr="004A5736">
        <w:rPr>
          <w:rFonts w:ascii="Times New Roman" w:eastAsia="Times New Roman" w:hAnsi="Times New Roman" w:cs="Times New Roman"/>
          <w:color w:val="273239"/>
          <w:spacing w:val="2"/>
          <w:sz w:val="24"/>
          <w:szCs w:val="24"/>
        </w:rPr>
        <w:t>);</w:t>
      </w:r>
    </w:p>
    <w:p w:rsidR="00634A93" w:rsidRPr="004A5736" w:rsidRDefault="00634A93" w:rsidP="00634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color w:val="273239"/>
          <w:spacing w:val="2"/>
          <w:sz w:val="24"/>
          <w:szCs w:val="24"/>
        </w:rPr>
      </w:pPr>
      <w:r w:rsidRPr="004A5736">
        <w:rPr>
          <w:rFonts w:ascii="Times New Roman" w:eastAsia="Times New Roman" w:hAnsi="Times New Roman" w:cs="Times New Roman"/>
          <w:color w:val="273239"/>
          <w:spacing w:val="2"/>
          <w:sz w:val="24"/>
          <w:szCs w:val="24"/>
        </w:rPr>
        <w:t xml:space="preserve">Enumeration e = </w:t>
      </w:r>
      <w:proofErr w:type="spellStart"/>
      <w:proofErr w:type="gramStart"/>
      <w:r w:rsidRPr="004A5736">
        <w:rPr>
          <w:rFonts w:ascii="Times New Roman" w:eastAsia="Times New Roman" w:hAnsi="Times New Roman" w:cs="Times New Roman"/>
          <w:color w:val="273239"/>
          <w:spacing w:val="2"/>
          <w:sz w:val="24"/>
          <w:szCs w:val="24"/>
        </w:rPr>
        <w:t>v.elements</w:t>
      </w:r>
      <w:proofErr w:type="spellEnd"/>
      <w:r w:rsidRPr="004A5736">
        <w:rPr>
          <w:rFonts w:ascii="Times New Roman" w:eastAsia="Times New Roman" w:hAnsi="Times New Roman" w:cs="Times New Roman"/>
          <w:color w:val="273239"/>
          <w:spacing w:val="2"/>
          <w:sz w:val="24"/>
          <w:szCs w:val="24"/>
        </w:rPr>
        <w:t>(</w:t>
      </w:r>
      <w:proofErr w:type="gramEnd"/>
      <w:r w:rsidRPr="004A5736">
        <w:rPr>
          <w:rFonts w:ascii="Times New Roman" w:eastAsia="Times New Roman" w:hAnsi="Times New Roman" w:cs="Times New Roman"/>
          <w:color w:val="273239"/>
          <w:spacing w:val="2"/>
          <w:sz w:val="24"/>
          <w:szCs w:val="24"/>
        </w:rPr>
        <w:t>);</w:t>
      </w:r>
    </w:p>
    <w:p w:rsidR="00634A93" w:rsidRPr="004A5736" w:rsidRDefault="00634A93" w:rsidP="00634A93">
      <w:pPr>
        <w:pStyle w:val="HTMLPreformatted"/>
        <w:spacing w:after="115"/>
        <w:textAlignment w:val="baseline"/>
        <w:rPr>
          <w:rFonts w:ascii="Times New Roman" w:hAnsi="Times New Roman" w:cs="Times New Roman"/>
          <w:color w:val="273239"/>
          <w:spacing w:val="2"/>
          <w:sz w:val="24"/>
          <w:szCs w:val="24"/>
        </w:rPr>
      </w:pPr>
    </w:p>
    <w:p w:rsidR="00634A93" w:rsidRPr="004A5736" w:rsidRDefault="00634A93" w:rsidP="00634A93">
      <w:pPr>
        <w:pStyle w:val="HTMLPreformatted"/>
        <w:spacing w:after="115"/>
        <w:textAlignment w:val="baseline"/>
        <w:rPr>
          <w:rFonts w:ascii="Times New Roman" w:hAnsi="Times New Roman" w:cs="Times New Roman"/>
          <w:color w:val="273239"/>
          <w:spacing w:val="2"/>
          <w:sz w:val="24"/>
          <w:szCs w:val="24"/>
        </w:rPr>
      </w:pPr>
      <w:proofErr w:type="gramStart"/>
      <w:r w:rsidRPr="004A5736">
        <w:rPr>
          <w:rFonts w:ascii="Times New Roman" w:hAnsi="Times New Roman" w:cs="Times New Roman"/>
          <w:color w:val="273239"/>
          <w:spacing w:val="2"/>
          <w:sz w:val="24"/>
          <w:szCs w:val="24"/>
        </w:rPr>
        <w:t>public</w:t>
      </w:r>
      <w:proofErr w:type="gramEnd"/>
      <w:r w:rsidRPr="004A5736">
        <w:rPr>
          <w:rFonts w:ascii="Times New Roman" w:hAnsi="Times New Roman" w:cs="Times New Roman"/>
          <w:color w:val="273239"/>
          <w:spacing w:val="2"/>
          <w:sz w:val="24"/>
          <w:szCs w:val="24"/>
        </w:rPr>
        <w:t xml:space="preserve"> interface Enumeration&lt;E&gt;</w:t>
      </w:r>
    </w:p>
    <w:p w:rsidR="00634A93" w:rsidRPr="004A5736" w:rsidRDefault="00634A93" w:rsidP="00634A93">
      <w:pPr>
        <w:pStyle w:val="NormalWeb"/>
        <w:shd w:val="clear" w:color="auto" w:fill="FFFFFF"/>
        <w:spacing w:before="0" w:beforeAutospacing="0" w:after="0" w:afterAutospacing="0"/>
        <w:textAlignment w:val="baseline"/>
        <w:rPr>
          <w:color w:val="273239"/>
          <w:spacing w:val="2"/>
        </w:rPr>
      </w:pPr>
      <w:r w:rsidRPr="004A5736">
        <w:rPr>
          <w:color w:val="273239"/>
          <w:spacing w:val="2"/>
        </w:rPr>
        <w:t>Where </w:t>
      </w:r>
      <w:r w:rsidRPr="004A5736">
        <w:rPr>
          <w:rStyle w:val="Strong"/>
          <w:color w:val="273239"/>
          <w:spacing w:val="2"/>
          <w:bdr w:val="none" w:sz="0" w:space="0" w:color="auto" w:frame="1"/>
        </w:rPr>
        <w:t>E </w:t>
      </w:r>
      <w:r w:rsidRPr="004A5736">
        <w:rPr>
          <w:color w:val="273239"/>
          <w:spacing w:val="2"/>
        </w:rPr>
        <w:t>is the type of elements stored in a Collection.</w:t>
      </w:r>
    </w:p>
    <w:p w:rsidR="00634A93" w:rsidRPr="004A5736" w:rsidRDefault="00634A93" w:rsidP="00634A93">
      <w:pPr>
        <w:pStyle w:val="NormalWeb"/>
        <w:shd w:val="clear" w:color="auto" w:fill="FFFFFF"/>
        <w:spacing w:before="0" w:beforeAutospacing="0" w:after="115" w:afterAutospacing="0"/>
        <w:textAlignment w:val="baseline"/>
        <w:rPr>
          <w:color w:val="273239"/>
          <w:spacing w:val="2"/>
        </w:rPr>
      </w:pPr>
      <w:r w:rsidRPr="004A5736">
        <w:rPr>
          <w:color w:val="273239"/>
          <w:spacing w:val="2"/>
        </w:rPr>
        <w:lastRenderedPageBreak/>
        <w:t xml:space="preserve">The sub-interfaces of Enumeration interface is </w:t>
      </w:r>
      <w:proofErr w:type="spellStart"/>
      <w:r w:rsidRPr="004A5736">
        <w:rPr>
          <w:color w:val="273239"/>
          <w:spacing w:val="2"/>
        </w:rPr>
        <w:t>NamingEnumeration</w:t>
      </w:r>
      <w:proofErr w:type="spellEnd"/>
      <w:r w:rsidRPr="004A5736">
        <w:rPr>
          <w:color w:val="273239"/>
          <w:spacing w:val="2"/>
        </w:rPr>
        <w:t xml:space="preserve"> and implementing class is</w:t>
      </w:r>
    </w:p>
    <w:p w:rsidR="00634A93" w:rsidRPr="004A5736" w:rsidRDefault="00634A93" w:rsidP="00634A93">
      <w:pPr>
        <w:spacing w:after="0" w:line="240" w:lineRule="auto"/>
        <w:rPr>
          <w:rFonts w:ascii="Times New Roman" w:eastAsia="Times New Roman" w:hAnsi="Times New Roman" w:cs="Times New Roman"/>
          <w:b/>
          <w:bCs/>
          <w:color w:val="3F7F95"/>
          <w:spacing w:val="-6"/>
          <w:sz w:val="24"/>
          <w:szCs w:val="24"/>
        </w:rPr>
      </w:pP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 Java program to test Enumeration</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proofErr w:type="gramStart"/>
      <w:r w:rsidRPr="004A5736">
        <w:rPr>
          <w:rFonts w:ascii="Times New Roman" w:eastAsia="Times New Roman" w:hAnsi="Times New Roman" w:cs="Times New Roman"/>
          <w:bCs/>
          <w:color w:val="000000" w:themeColor="text1"/>
          <w:spacing w:val="-6"/>
          <w:sz w:val="24"/>
          <w:szCs w:val="24"/>
        </w:rPr>
        <w:t>import</w:t>
      </w:r>
      <w:proofErr w:type="gramEnd"/>
      <w:r w:rsidRPr="004A5736">
        <w:rPr>
          <w:rFonts w:ascii="Times New Roman" w:eastAsia="Times New Roman" w:hAnsi="Times New Roman" w:cs="Times New Roman"/>
          <w:bCs/>
          <w:color w:val="000000" w:themeColor="text1"/>
          <w:spacing w:val="-6"/>
          <w:sz w:val="24"/>
          <w:szCs w:val="24"/>
        </w:rPr>
        <w:t xml:space="preserve"> </w:t>
      </w:r>
      <w:proofErr w:type="spellStart"/>
      <w:r w:rsidRPr="004A5736">
        <w:rPr>
          <w:rFonts w:ascii="Times New Roman" w:eastAsia="Times New Roman" w:hAnsi="Times New Roman" w:cs="Times New Roman"/>
          <w:bCs/>
          <w:color w:val="000000" w:themeColor="text1"/>
          <w:spacing w:val="-6"/>
          <w:sz w:val="24"/>
          <w:szCs w:val="24"/>
        </w:rPr>
        <w:t>java.util.Vector</w:t>
      </w:r>
      <w:proofErr w:type="spellEnd"/>
      <w:r w:rsidRPr="004A5736">
        <w:rPr>
          <w:rFonts w:ascii="Times New Roman" w:eastAsia="Times New Roman" w:hAnsi="Times New Roman" w:cs="Times New Roman"/>
          <w:bCs/>
          <w:color w:val="000000" w:themeColor="text1"/>
          <w:spacing w:val="-6"/>
          <w:sz w:val="24"/>
          <w:szCs w:val="24"/>
        </w:rPr>
        <w:t>;</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proofErr w:type="gramStart"/>
      <w:r w:rsidRPr="004A5736">
        <w:rPr>
          <w:rFonts w:ascii="Times New Roman" w:eastAsia="Times New Roman" w:hAnsi="Times New Roman" w:cs="Times New Roman"/>
          <w:bCs/>
          <w:color w:val="000000" w:themeColor="text1"/>
          <w:spacing w:val="-6"/>
          <w:sz w:val="24"/>
          <w:szCs w:val="24"/>
        </w:rPr>
        <w:t>import</w:t>
      </w:r>
      <w:proofErr w:type="gramEnd"/>
      <w:r w:rsidRPr="004A5736">
        <w:rPr>
          <w:rFonts w:ascii="Times New Roman" w:eastAsia="Times New Roman" w:hAnsi="Times New Roman" w:cs="Times New Roman"/>
          <w:bCs/>
          <w:color w:val="000000" w:themeColor="text1"/>
          <w:spacing w:val="-6"/>
          <w:sz w:val="24"/>
          <w:szCs w:val="24"/>
        </w:rPr>
        <w:t xml:space="preserve"> </w:t>
      </w:r>
      <w:proofErr w:type="spellStart"/>
      <w:r w:rsidRPr="004A5736">
        <w:rPr>
          <w:rFonts w:ascii="Times New Roman" w:eastAsia="Times New Roman" w:hAnsi="Times New Roman" w:cs="Times New Roman"/>
          <w:bCs/>
          <w:color w:val="000000" w:themeColor="text1"/>
          <w:spacing w:val="-6"/>
          <w:sz w:val="24"/>
          <w:szCs w:val="24"/>
        </w:rPr>
        <w:t>java.util.Enumeration</w:t>
      </w:r>
      <w:proofErr w:type="spellEnd"/>
      <w:r w:rsidRPr="004A5736">
        <w:rPr>
          <w:rFonts w:ascii="Times New Roman" w:eastAsia="Times New Roman" w:hAnsi="Times New Roman" w:cs="Times New Roman"/>
          <w:bCs/>
          <w:color w:val="000000" w:themeColor="text1"/>
          <w:spacing w:val="-6"/>
          <w:sz w:val="24"/>
          <w:szCs w:val="24"/>
        </w:rPr>
        <w:t>;</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proofErr w:type="gramStart"/>
      <w:r w:rsidRPr="004A5736">
        <w:rPr>
          <w:rFonts w:ascii="Times New Roman" w:eastAsia="Times New Roman" w:hAnsi="Times New Roman" w:cs="Times New Roman"/>
          <w:bCs/>
          <w:color w:val="000000" w:themeColor="text1"/>
          <w:spacing w:val="-6"/>
          <w:sz w:val="24"/>
          <w:szCs w:val="24"/>
        </w:rPr>
        <w:t>public</w:t>
      </w:r>
      <w:proofErr w:type="gramEnd"/>
      <w:r w:rsidRPr="004A5736">
        <w:rPr>
          <w:rFonts w:ascii="Times New Roman" w:eastAsia="Times New Roman" w:hAnsi="Times New Roman" w:cs="Times New Roman"/>
          <w:bCs/>
          <w:color w:val="000000" w:themeColor="text1"/>
          <w:spacing w:val="-6"/>
          <w:sz w:val="24"/>
          <w:szCs w:val="24"/>
        </w:rPr>
        <w:t xml:space="preserve"> class </w:t>
      </w:r>
      <w:proofErr w:type="spellStart"/>
      <w:r w:rsidRPr="004A5736">
        <w:rPr>
          <w:rFonts w:ascii="Times New Roman" w:eastAsia="Times New Roman" w:hAnsi="Times New Roman" w:cs="Times New Roman"/>
          <w:bCs/>
          <w:color w:val="000000" w:themeColor="text1"/>
          <w:spacing w:val="-6"/>
          <w:sz w:val="24"/>
          <w:szCs w:val="24"/>
        </w:rPr>
        <w:t>EnumerationClass</w:t>
      </w:r>
      <w:proofErr w:type="spellEnd"/>
      <w:r w:rsidRPr="004A5736">
        <w:rPr>
          <w:rFonts w:ascii="Times New Roman" w:eastAsia="Times New Roman" w:hAnsi="Times New Roman" w:cs="Times New Roman"/>
          <w:bCs/>
          <w:color w:val="000000" w:themeColor="text1"/>
          <w:spacing w:val="-6"/>
          <w:sz w:val="24"/>
          <w:szCs w:val="24"/>
        </w:rPr>
        <w:t xml:space="preserve"> {</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proofErr w:type="gramStart"/>
      <w:r w:rsidRPr="004A5736">
        <w:rPr>
          <w:rFonts w:ascii="Times New Roman" w:eastAsia="Times New Roman" w:hAnsi="Times New Roman" w:cs="Times New Roman"/>
          <w:bCs/>
          <w:color w:val="000000" w:themeColor="text1"/>
          <w:spacing w:val="-6"/>
          <w:sz w:val="24"/>
          <w:szCs w:val="24"/>
        </w:rPr>
        <w:t>public</w:t>
      </w:r>
      <w:proofErr w:type="gramEnd"/>
      <w:r w:rsidRPr="004A5736">
        <w:rPr>
          <w:rFonts w:ascii="Times New Roman" w:eastAsia="Times New Roman" w:hAnsi="Times New Roman" w:cs="Times New Roman"/>
          <w:bCs/>
          <w:color w:val="000000" w:themeColor="text1"/>
          <w:spacing w:val="-6"/>
          <w:sz w:val="24"/>
          <w:szCs w:val="24"/>
        </w:rPr>
        <w:t xml:space="preserve"> static void main(String </w:t>
      </w:r>
      <w:proofErr w:type="spellStart"/>
      <w:r w:rsidRPr="004A5736">
        <w:rPr>
          <w:rFonts w:ascii="Times New Roman" w:eastAsia="Times New Roman" w:hAnsi="Times New Roman" w:cs="Times New Roman"/>
          <w:bCs/>
          <w:color w:val="000000" w:themeColor="text1"/>
          <w:spacing w:val="-6"/>
          <w:sz w:val="24"/>
          <w:szCs w:val="24"/>
        </w:rPr>
        <w:t>args</w:t>
      </w:r>
      <w:proofErr w:type="spellEnd"/>
      <w:r w:rsidRPr="004A5736">
        <w:rPr>
          <w:rFonts w:ascii="Times New Roman" w:eastAsia="Times New Roman" w:hAnsi="Times New Roman" w:cs="Times New Roman"/>
          <w:bCs/>
          <w:color w:val="000000" w:themeColor="text1"/>
          <w:spacing w:val="-6"/>
          <w:sz w:val="24"/>
          <w:szCs w:val="24"/>
        </w:rPr>
        <w:t>[])</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t>{</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t>Enumeration months;</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t xml:space="preserve">Vector&lt;String&gt; </w:t>
      </w:r>
      <w:proofErr w:type="spellStart"/>
      <w:r w:rsidRPr="004A5736">
        <w:rPr>
          <w:rFonts w:ascii="Times New Roman" w:eastAsia="Times New Roman" w:hAnsi="Times New Roman" w:cs="Times New Roman"/>
          <w:bCs/>
          <w:color w:val="000000" w:themeColor="text1"/>
          <w:spacing w:val="-6"/>
          <w:sz w:val="24"/>
          <w:szCs w:val="24"/>
        </w:rPr>
        <w:t>monthNames</w:t>
      </w:r>
      <w:proofErr w:type="spellEnd"/>
      <w:r w:rsidRPr="004A5736">
        <w:rPr>
          <w:rFonts w:ascii="Times New Roman" w:eastAsia="Times New Roman" w:hAnsi="Times New Roman" w:cs="Times New Roman"/>
          <w:bCs/>
          <w:color w:val="000000" w:themeColor="text1"/>
          <w:spacing w:val="-6"/>
          <w:sz w:val="24"/>
          <w:szCs w:val="24"/>
        </w:rPr>
        <w:t xml:space="preserve"> = new Vector&lt;</w:t>
      </w:r>
      <w:proofErr w:type="gramStart"/>
      <w:r w:rsidRPr="004A5736">
        <w:rPr>
          <w:rFonts w:ascii="Times New Roman" w:eastAsia="Times New Roman" w:hAnsi="Times New Roman" w:cs="Times New Roman"/>
          <w:bCs/>
          <w:color w:val="000000" w:themeColor="text1"/>
          <w:spacing w:val="-6"/>
          <w:sz w:val="24"/>
          <w:szCs w:val="24"/>
        </w:rPr>
        <w:t>&gt;(</w:t>
      </w:r>
      <w:proofErr w:type="gramEnd"/>
      <w:r w:rsidRPr="004A5736">
        <w:rPr>
          <w:rFonts w:ascii="Times New Roman" w:eastAsia="Times New Roman" w:hAnsi="Times New Roman" w:cs="Times New Roman"/>
          <w:bCs/>
          <w:color w:val="000000" w:themeColor="text1"/>
          <w:spacing w:val="-6"/>
          <w:sz w:val="24"/>
          <w:szCs w:val="24"/>
        </w:rPr>
        <w:t>);</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r>
      <w:proofErr w:type="spellStart"/>
      <w:proofErr w:type="gramStart"/>
      <w:r w:rsidRPr="004A5736">
        <w:rPr>
          <w:rFonts w:ascii="Times New Roman" w:eastAsia="Times New Roman" w:hAnsi="Times New Roman" w:cs="Times New Roman"/>
          <w:bCs/>
          <w:color w:val="000000" w:themeColor="text1"/>
          <w:spacing w:val="-6"/>
          <w:sz w:val="24"/>
          <w:szCs w:val="24"/>
        </w:rPr>
        <w:t>monthNames.add</w:t>
      </w:r>
      <w:proofErr w:type="spellEnd"/>
      <w:r w:rsidRPr="004A5736">
        <w:rPr>
          <w:rFonts w:ascii="Times New Roman" w:eastAsia="Times New Roman" w:hAnsi="Times New Roman" w:cs="Times New Roman"/>
          <w:bCs/>
          <w:color w:val="000000" w:themeColor="text1"/>
          <w:spacing w:val="-6"/>
          <w:sz w:val="24"/>
          <w:szCs w:val="24"/>
        </w:rPr>
        <w:t>(</w:t>
      </w:r>
      <w:proofErr w:type="gramEnd"/>
      <w:r w:rsidRPr="004A5736">
        <w:rPr>
          <w:rFonts w:ascii="Times New Roman" w:eastAsia="Times New Roman" w:hAnsi="Times New Roman" w:cs="Times New Roman"/>
          <w:bCs/>
          <w:color w:val="000000" w:themeColor="text1"/>
          <w:spacing w:val="-6"/>
          <w:sz w:val="24"/>
          <w:szCs w:val="24"/>
        </w:rPr>
        <w:t>"January");</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r>
      <w:proofErr w:type="spellStart"/>
      <w:proofErr w:type="gramStart"/>
      <w:r w:rsidRPr="004A5736">
        <w:rPr>
          <w:rFonts w:ascii="Times New Roman" w:eastAsia="Times New Roman" w:hAnsi="Times New Roman" w:cs="Times New Roman"/>
          <w:bCs/>
          <w:color w:val="000000" w:themeColor="text1"/>
          <w:spacing w:val="-6"/>
          <w:sz w:val="24"/>
          <w:szCs w:val="24"/>
        </w:rPr>
        <w:t>monthNames.add</w:t>
      </w:r>
      <w:proofErr w:type="spellEnd"/>
      <w:r w:rsidRPr="004A5736">
        <w:rPr>
          <w:rFonts w:ascii="Times New Roman" w:eastAsia="Times New Roman" w:hAnsi="Times New Roman" w:cs="Times New Roman"/>
          <w:bCs/>
          <w:color w:val="000000" w:themeColor="text1"/>
          <w:spacing w:val="-6"/>
          <w:sz w:val="24"/>
          <w:szCs w:val="24"/>
        </w:rPr>
        <w:t>(</w:t>
      </w:r>
      <w:proofErr w:type="gramEnd"/>
      <w:r w:rsidRPr="004A5736">
        <w:rPr>
          <w:rFonts w:ascii="Times New Roman" w:eastAsia="Times New Roman" w:hAnsi="Times New Roman" w:cs="Times New Roman"/>
          <w:bCs/>
          <w:color w:val="000000" w:themeColor="text1"/>
          <w:spacing w:val="-6"/>
          <w:sz w:val="24"/>
          <w:szCs w:val="24"/>
        </w:rPr>
        <w:t>"February");</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r>
      <w:proofErr w:type="spellStart"/>
      <w:proofErr w:type="gramStart"/>
      <w:r w:rsidRPr="004A5736">
        <w:rPr>
          <w:rFonts w:ascii="Times New Roman" w:eastAsia="Times New Roman" w:hAnsi="Times New Roman" w:cs="Times New Roman"/>
          <w:bCs/>
          <w:color w:val="000000" w:themeColor="text1"/>
          <w:spacing w:val="-6"/>
          <w:sz w:val="24"/>
          <w:szCs w:val="24"/>
        </w:rPr>
        <w:t>monthNames.add</w:t>
      </w:r>
      <w:proofErr w:type="spellEnd"/>
      <w:r w:rsidRPr="004A5736">
        <w:rPr>
          <w:rFonts w:ascii="Times New Roman" w:eastAsia="Times New Roman" w:hAnsi="Times New Roman" w:cs="Times New Roman"/>
          <w:bCs/>
          <w:color w:val="000000" w:themeColor="text1"/>
          <w:spacing w:val="-6"/>
          <w:sz w:val="24"/>
          <w:szCs w:val="24"/>
        </w:rPr>
        <w:t>(</w:t>
      </w:r>
      <w:proofErr w:type="gramEnd"/>
      <w:r w:rsidRPr="004A5736">
        <w:rPr>
          <w:rFonts w:ascii="Times New Roman" w:eastAsia="Times New Roman" w:hAnsi="Times New Roman" w:cs="Times New Roman"/>
          <w:bCs/>
          <w:color w:val="000000" w:themeColor="text1"/>
          <w:spacing w:val="-6"/>
          <w:sz w:val="24"/>
          <w:szCs w:val="24"/>
        </w:rPr>
        <w:t>"March");</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r>
      <w:proofErr w:type="spellStart"/>
      <w:proofErr w:type="gramStart"/>
      <w:r w:rsidRPr="004A5736">
        <w:rPr>
          <w:rFonts w:ascii="Times New Roman" w:eastAsia="Times New Roman" w:hAnsi="Times New Roman" w:cs="Times New Roman"/>
          <w:bCs/>
          <w:color w:val="000000" w:themeColor="text1"/>
          <w:spacing w:val="-6"/>
          <w:sz w:val="24"/>
          <w:szCs w:val="24"/>
        </w:rPr>
        <w:t>monthNames.add</w:t>
      </w:r>
      <w:proofErr w:type="spellEnd"/>
      <w:r w:rsidRPr="004A5736">
        <w:rPr>
          <w:rFonts w:ascii="Times New Roman" w:eastAsia="Times New Roman" w:hAnsi="Times New Roman" w:cs="Times New Roman"/>
          <w:bCs/>
          <w:color w:val="000000" w:themeColor="text1"/>
          <w:spacing w:val="-6"/>
          <w:sz w:val="24"/>
          <w:szCs w:val="24"/>
        </w:rPr>
        <w:t>(</w:t>
      </w:r>
      <w:proofErr w:type="gramEnd"/>
      <w:r w:rsidRPr="004A5736">
        <w:rPr>
          <w:rFonts w:ascii="Times New Roman" w:eastAsia="Times New Roman" w:hAnsi="Times New Roman" w:cs="Times New Roman"/>
          <w:bCs/>
          <w:color w:val="000000" w:themeColor="text1"/>
          <w:spacing w:val="-6"/>
          <w:sz w:val="24"/>
          <w:szCs w:val="24"/>
        </w:rPr>
        <w:t>"April");</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r>
      <w:proofErr w:type="spellStart"/>
      <w:proofErr w:type="gramStart"/>
      <w:r w:rsidRPr="004A5736">
        <w:rPr>
          <w:rFonts w:ascii="Times New Roman" w:eastAsia="Times New Roman" w:hAnsi="Times New Roman" w:cs="Times New Roman"/>
          <w:bCs/>
          <w:color w:val="000000" w:themeColor="text1"/>
          <w:spacing w:val="-6"/>
          <w:sz w:val="24"/>
          <w:szCs w:val="24"/>
        </w:rPr>
        <w:t>monthNames.add</w:t>
      </w:r>
      <w:proofErr w:type="spellEnd"/>
      <w:r w:rsidRPr="004A5736">
        <w:rPr>
          <w:rFonts w:ascii="Times New Roman" w:eastAsia="Times New Roman" w:hAnsi="Times New Roman" w:cs="Times New Roman"/>
          <w:bCs/>
          <w:color w:val="000000" w:themeColor="text1"/>
          <w:spacing w:val="-6"/>
          <w:sz w:val="24"/>
          <w:szCs w:val="24"/>
        </w:rPr>
        <w:t>(</w:t>
      </w:r>
      <w:proofErr w:type="gramEnd"/>
      <w:r w:rsidRPr="004A5736">
        <w:rPr>
          <w:rFonts w:ascii="Times New Roman" w:eastAsia="Times New Roman" w:hAnsi="Times New Roman" w:cs="Times New Roman"/>
          <w:bCs/>
          <w:color w:val="000000" w:themeColor="text1"/>
          <w:spacing w:val="-6"/>
          <w:sz w:val="24"/>
          <w:szCs w:val="24"/>
        </w:rPr>
        <w:t>"May");</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r>
      <w:proofErr w:type="spellStart"/>
      <w:proofErr w:type="gramStart"/>
      <w:r w:rsidRPr="004A5736">
        <w:rPr>
          <w:rFonts w:ascii="Times New Roman" w:eastAsia="Times New Roman" w:hAnsi="Times New Roman" w:cs="Times New Roman"/>
          <w:bCs/>
          <w:color w:val="000000" w:themeColor="text1"/>
          <w:spacing w:val="-6"/>
          <w:sz w:val="24"/>
          <w:szCs w:val="24"/>
        </w:rPr>
        <w:t>monthNames.add</w:t>
      </w:r>
      <w:proofErr w:type="spellEnd"/>
      <w:r w:rsidRPr="004A5736">
        <w:rPr>
          <w:rFonts w:ascii="Times New Roman" w:eastAsia="Times New Roman" w:hAnsi="Times New Roman" w:cs="Times New Roman"/>
          <w:bCs/>
          <w:color w:val="000000" w:themeColor="text1"/>
          <w:spacing w:val="-6"/>
          <w:sz w:val="24"/>
          <w:szCs w:val="24"/>
        </w:rPr>
        <w:t>(</w:t>
      </w:r>
      <w:proofErr w:type="gramEnd"/>
      <w:r w:rsidRPr="004A5736">
        <w:rPr>
          <w:rFonts w:ascii="Times New Roman" w:eastAsia="Times New Roman" w:hAnsi="Times New Roman" w:cs="Times New Roman"/>
          <w:bCs/>
          <w:color w:val="000000" w:themeColor="text1"/>
          <w:spacing w:val="-6"/>
          <w:sz w:val="24"/>
          <w:szCs w:val="24"/>
        </w:rPr>
        <w:t>"June");</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r>
      <w:proofErr w:type="spellStart"/>
      <w:proofErr w:type="gramStart"/>
      <w:r w:rsidRPr="004A5736">
        <w:rPr>
          <w:rFonts w:ascii="Times New Roman" w:eastAsia="Times New Roman" w:hAnsi="Times New Roman" w:cs="Times New Roman"/>
          <w:bCs/>
          <w:color w:val="000000" w:themeColor="text1"/>
          <w:spacing w:val="-6"/>
          <w:sz w:val="24"/>
          <w:szCs w:val="24"/>
        </w:rPr>
        <w:t>monthNames.add</w:t>
      </w:r>
      <w:proofErr w:type="spellEnd"/>
      <w:r w:rsidRPr="004A5736">
        <w:rPr>
          <w:rFonts w:ascii="Times New Roman" w:eastAsia="Times New Roman" w:hAnsi="Times New Roman" w:cs="Times New Roman"/>
          <w:bCs/>
          <w:color w:val="000000" w:themeColor="text1"/>
          <w:spacing w:val="-6"/>
          <w:sz w:val="24"/>
          <w:szCs w:val="24"/>
        </w:rPr>
        <w:t>(</w:t>
      </w:r>
      <w:proofErr w:type="gramEnd"/>
      <w:r w:rsidRPr="004A5736">
        <w:rPr>
          <w:rFonts w:ascii="Times New Roman" w:eastAsia="Times New Roman" w:hAnsi="Times New Roman" w:cs="Times New Roman"/>
          <w:bCs/>
          <w:color w:val="000000" w:themeColor="text1"/>
          <w:spacing w:val="-6"/>
          <w:sz w:val="24"/>
          <w:szCs w:val="24"/>
        </w:rPr>
        <w:t>"July");</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r>
      <w:proofErr w:type="spellStart"/>
      <w:proofErr w:type="gramStart"/>
      <w:r w:rsidRPr="004A5736">
        <w:rPr>
          <w:rFonts w:ascii="Times New Roman" w:eastAsia="Times New Roman" w:hAnsi="Times New Roman" w:cs="Times New Roman"/>
          <w:bCs/>
          <w:color w:val="000000" w:themeColor="text1"/>
          <w:spacing w:val="-6"/>
          <w:sz w:val="24"/>
          <w:szCs w:val="24"/>
        </w:rPr>
        <w:t>monthNames.add</w:t>
      </w:r>
      <w:proofErr w:type="spellEnd"/>
      <w:r w:rsidRPr="004A5736">
        <w:rPr>
          <w:rFonts w:ascii="Times New Roman" w:eastAsia="Times New Roman" w:hAnsi="Times New Roman" w:cs="Times New Roman"/>
          <w:bCs/>
          <w:color w:val="000000" w:themeColor="text1"/>
          <w:spacing w:val="-6"/>
          <w:sz w:val="24"/>
          <w:szCs w:val="24"/>
        </w:rPr>
        <w:t>(</w:t>
      </w:r>
      <w:proofErr w:type="gramEnd"/>
      <w:r w:rsidRPr="004A5736">
        <w:rPr>
          <w:rFonts w:ascii="Times New Roman" w:eastAsia="Times New Roman" w:hAnsi="Times New Roman" w:cs="Times New Roman"/>
          <w:bCs/>
          <w:color w:val="000000" w:themeColor="text1"/>
          <w:spacing w:val="-6"/>
          <w:sz w:val="24"/>
          <w:szCs w:val="24"/>
        </w:rPr>
        <w:t>"August");</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r>
      <w:proofErr w:type="spellStart"/>
      <w:proofErr w:type="gramStart"/>
      <w:r w:rsidRPr="004A5736">
        <w:rPr>
          <w:rFonts w:ascii="Times New Roman" w:eastAsia="Times New Roman" w:hAnsi="Times New Roman" w:cs="Times New Roman"/>
          <w:bCs/>
          <w:color w:val="000000" w:themeColor="text1"/>
          <w:spacing w:val="-6"/>
          <w:sz w:val="24"/>
          <w:szCs w:val="24"/>
        </w:rPr>
        <w:t>monthNames.add</w:t>
      </w:r>
      <w:proofErr w:type="spellEnd"/>
      <w:r w:rsidRPr="004A5736">
        <w:rPr>
          <w:rFonts w:ascii="Times New Roman" w:eastAsia="Times New Roman" w:hAnsi="Times New Roman" w:cs="Times New Roman"/>
          <w:bCs/>
          <w:color w:val="000000" w:themeColor="text1"/>
          <w:spacing w:val="-6"/>
          <w:sz w:val="24"/>
          <w:szCs w:val="24"/>
        </w:rPr>
        <w:t>(</w:t>
      </w:r>
      <w:proofErr w:type="gramEnd"/>
      <w:r w:rsidRPr="004A5736">
        <w:rPr>
          <w:rFonts w:ascii="Times New Roman" w:eastAsia="Times New Roman" w:hAnsi="Times New Roman" w:cs="Times New Roman"/>
          <w:bCs/>
          <w:color w:val="000000" w:themeColor="text1"/>
          <w:spacing w:val="-6"/>
          <w:sz w:val="24"/>
          <w:szCs w:val="24"/>
        </w:rPr>
        <w:t>"September");</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r>
      <w:proofErr w:type="spellStart"/>
      <w:proofErr w:type="gramStart"/>
      <w:r w:rsidRPr="004A5736">
        <w:rPr>
          <w:rFonts w:ascii="Times New Roman" w:eastAsia="Times New Roman" w:hAnsi="Times New Roman" w:cs="Times New Roman"/>
          <w:bCs/>
          <w:color w:val="000000" w:themeColor="text1"/>
          <w:spacing w:val="-6"/>
          <w:sz w:val="24"/>
          <w:szCs w:val="24"/>
        </w:rPr>
        <w:t>monthNames.add</w:t>
      </w:r>
      <w:proofErr w:type="spellEnd"/>
      <w:r w:rsidRPr="004A5736">
        <w:rPr>
          <w:rFonts w:ascii="Times New Roman" w:eastAsia="Times New Roman" w:hAnsi="Times New Roman" w:cs="Times New Roman"/>
          <w:bCs/>
          <w:color w:val="000000" w:themeColor="text1"/>
          <w:spacing w:val="-6"/>
          <w:sz w:val="24"/>
          <w:szCs w:val="24"/>
        </w:rPr>
        <w:t>(</w:t>
      </w:r>
      <w:proofErr w:type="gramEnd"/>
      <w:r w:rsidRPr="004A5736">
        <w:rPr>
          <w:rFonts w:ascii="Times New Roman" w:eastAsia="Times New Roman" w:hAnsi="Times New Roman" w:cs="Times New Roman"/>
          <w:bCs/>
          <w:color w:val="000000" w:themeColor="text1"/>
          <w:spacing w:val="-6"/>
          <w:sz w:val="24"/>
          <w:szCs w:val="24"/>
        </w:rPr>
        <w:t>"October");</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r>
      <w:proofErr w:type="spellStart"/>
      <w:proofErr w:type="gramStart"/>
      <w:r w:rsidRPr="004A5736">
        <w:rPr>
          <w:rFonts w:ascii="Times New Roman" w:eastAsia="Times New Roman" w:hAnsi="Times New Roman" w:cs="Times New Roman"/>
          <w:bCs/>
          <w:color w:val="000000" w:themeColor="text1"/>
          <w:spacing w:val="-6"/>
          <w:sz w:val="24"/>
          <w:szCs w:val="24"/>
        </w:rPr>
        <w:t>monthNames.add</w:t>
      </w:r>
      <w:proofErr w:type="spellEnd"/>
      <w:r w:rsidRPr="004A5736">
        <w:rPr>
          <w:rFonts w:ascii="Times New Roman" w:eastAsia="Times New Roman" w:hAnsi="Times New Roman" w:cs="Times New Roman"/>
          <w:bCs/>
          <w:color w:val="000000" w:themeColor="text1"/>
          <w:spacing w:val="-6"/>
          <w:sz w:val="24"/>
          <w:szCs w:val="24"/>
        </w:rPr>
        <w:t>(</w:t>
      </w:r>
      <w:proofErr w:type="gramEnd"/>
      <w:r w:rsidRPr="004A5736">
        <w:rPr>
          <w:rFonts w:ascii="Times New Roman" w:eastAsia="Times New Roman" w:hAnsi="Times New Roman" w:cs="Times New Roman"/>
          <w:bCs/>
          <w:color w:val="000000" w:themeColor="text1"/>
          <w:spacing w:val="-6"/>
          <w:sz w:val="24"/>
          <w:szCs w:val="24"/>
        </w:rPr>
        <w:t>"November");</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r>
      <w:proofErr w:type="spellStart"/>
      <w:proofErr w:type="gramStart"/>
      <w:r w:rsidRPr="004A5736">
        <w:rPr>
          <w:rFonts w:ascii="Times New Roman" w:eastAsia="Times New Roman" w:hAnsi="Times New Roman" w:cs="Times New Roman"/>
          <w:bCs/>
          <w:color w:val="000000" w:themeColor="text1"/>
          <w:spacing w:val="-6"/>
          <w:sz w:val="24"/>
          <w:szCs w:val="24"/>
        </w:rPr>
        <w:t>monthNames.add</w:t>
      </w:r>
      <w:proofErr w:type="spellEnd"/>
      <w:r w:rsidRPr="004A5736">
        <w:rPr>
          <w:rFonts w:ascii="Times New Roman" w:eastAsia="Times New Roman" w:hAnsi="Times New Roman" w:cs="Times New Roman"/>
          <w:bCs/>
          <w:color w:val="000000" w:themeColor="text1"/>
          <w:spacing w:val="-6"/>
          <w:sz w:val="24"/>
          <w:szCs w:val="24"/>
        </w:rPr>
        <w:t>(</w:t>
      </w:r>
      <w:proofErr w:type="gramEnd"/>
      <w:r w:rsidRPr="004A5736">
        <w:rPr>
          <w:rFonts w:ascii="Times New Roman" w:eastAsia="Times New Roman" w:hAnsi="Times New Roman" w:cs="Times New Roman"/>
          <w:bCs/>
          <w:color w:val="000000" w:themeColor="text1"/>
          <w:spacing w:val="-6"/>
          <w:sz w:val="24"/>
          <w:szCs w:val="24"/>
        </w:rPr>
        <w:t>"December");</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r>
      <w:proofErr w:type="gramStart"/>
      <w:r w:rsidRPr="004A5736">
        <w:rPr>
          <w:rFonts w:ascii="Times New Roman" w:eastAsia="Times New Roman" w:hAnsi="Times New Roman" w:cs="Times New Roman"/>
          <w:bCs/>
          <w:color w:val="000000" w:themeColor="text1"/>
          <w:spacing w:val="-6"/>
          <w:sz w:val="24"/>
          <w:szCs w:val="24"/>
        </w:rPr>
        <w:t>months</w:t>
      </w:r>
      <w:proofErr w:type="gramEnd"/>
      <w:r w:rsidRPr="004A5736">
        <w:rPr>
          <w:rFonts w:ascii="Times New Roman" w:eastAsia="Times New Roman" w:hAnsi="Times New Roman" w:cs="Times New Roman"/>
          <w:bCs/>
          <w:color w:val="000000" w:themeColor="text1"/>
          <w:spacing w:val="-6"/>
          <w:sz w:val="24"/>
          <w:szCs w:val="24"/>
        </w:rPr>
        <w:t xml:space="preserve"> = </w:t>
      </w:r>
      <w:proofErr w:type="spellStart"/>
      <w:r w:rsidRPr="004A5736">
        <w:rPr>
          <w:rFonts w:ascii="Times New Roman" w:eastAsia="Times New Roman" w:hAnsi="Times New Roman" w:cs="Times New Roman"/>
          <w:bCs/>
          <w:color w:val="000000" w:themeColor="text1"/>
          <w:spacing w:val="-6"/>
          <w:sz w:val="24"/>
          <w:szCs w:val="24"/>
        </w:rPr>
        <w:t>monthNames.elements</w:t>
      </w:r>
      <w:proofErr w:type="spellEnd"/>
      <w:r w:rsidRPr="004A5736">
        <w:rPr>
          <w:rFonts w:ascii="Times New Roman" w:eastAsia="Times New Roman" w:hAnsi="Times New Roman" w:cs="Times New Roman"/>
          <w:bCs/>
          <w:color w:val="000000" w:themeColor="text1"/>
          <w:spacing w:val="-6"/>
          <w:sz w:val="24"/>
          <w:szCs w:val="24"/>
        </w:rPr>
        <w:t>();</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r>
      <w:proofErr w:type="gramStart"/>
      <w:r w:rsidRPr="004A5736">
        <w:rPr>
          <w:rFonts w:ascii="Times New Roman" w:eastAsia="Times New Roman" w:hAnsi="Times New Roman" w:cs="Times New Roman"/>
          <w:bCs/>
          <w:color w:val="000000" w:themeColor="text1"/>
          <w:spacing w:val="-6"/>
          <w:sz w:val="24"/>
          <w:szCs w:val="24"/>
        </w:rPr>
        <w:t>while</w:t>
      </w:r>
      <w:proofErr w:type="gramEnd"/>
      <w:r w:rsidRPr="004A5736">
        <w:rPr>
          <w:rFonts w:ascii="Times New Roman" w:eastAsia="Times New Roman" w:hAnsi="Times New Roman" w:cs="Times New Roman"/>
          <w:bCs/>
          <w:color w:val="000000" w:themeColor="text1"/>
          <w:spacing w:val="-6"/>
          <w:sz w:val="24"/>
          <w:szCs w:val="24"/>
        </w:rPr>
        <w:t xml:space="preserve"> (</w:t>
      </w:r>
      <w:proofErr w:type="spellStart"/>
      <w:r w:rsidRPr="004A5736">
        <w:rPr>
          <w:rFonts w:ascii="Times New Roman" w:eastAsia="Times New Roman" w:hAnsi="Times New Roman" w:cs="Times New Roman"/>
          <w:bCs/>
          <w:color w:val="000000" w:themeColor="text1"/>
          <w:spacing w:val="-6"/>
          <w:sz w:val="24"/>
          <w:szCs w:val="24"/>
        </w:rPr>
        <w:t>months.hasMoreElements</w:t>
      </w:r>
      <w:proofErr w:type="spellEnd"/>
      <w:r w:rsidRPr="004A5736">
        <w:rPr>
          <w:rFonts w:ascii="Times New Roman" w:eastAsia="Times New Roman" w:hAnsi="Times New Roman" w:cs="Times New Roman"/>
          <w:bCs/>
          <w:color w:val="000000" w:themeColor="text1"/>
          <w:spacing w:val="-6"/>
          <w:sz w:val="24"/>
          <w:szCs w:val="24"/>
        </w:rPr>
        <w:t>()) {</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r>
      <w:proofErr w:type="spellStart"/>
      <w:proofErr w:type="gramStart"/>
      <w:r w:rsidRPr="004A5736">
        <w:rPr>
          <w:rFonts w:ascii="Times New Roman" w:eastAsia="Times New Roman" w:hAnsi="Times New Roman" w:cs="Times New Roman"/>
          <w:bCs/>
          <w:color w:val="000000" w:themeColor="text1"/>
          <w:spacing w:val="-6"/>
          <w:sz w:val="24"/>
          <w:szCs w:val="24"/>
        </w:rPr>
        <w:t>System.out.println</w:t>
      </w:r>
      <w:proofErr w:type="spellEnd"/>
      <w:r w:rsidRPr="004A5736">
        <w:rPr>
          <w:rFonts w:ascii="Times New Roman" w:eastAsia="Times New Roman" w:hAnsi="Times New Roman" w:cs="Times New Roman"/>
          <w:bCs/>
          <w:color w:val="000000" w:themeColor="text1"/>
          <w:spacing w:val="-6"/>
          <w:sz w:val="24"/>
          <w:szCs w:val="24"/>
        </w:rPr>
        <w:t>(</w:t>
      </w:r>
      <w:proofErr w:type="spellStart"/>
      <w:proofErr w:type="gramEnd"/>
      <w:r w:rsidRPr="004A5736">
        <w:rPr>
          <w:rFonts w:ascii="Times New Roman" w:eastAsia="Times New Roman" w:hAnsi="Times New Roman" w:cs="Times New Roman"/>
          <w:bCs/>
          <w:color w:val="000000" w:themeColor="text1"/>
          <w:spacing w:val="-6"/>
          <w:sz w:val="24"/>
          <w:szCs w:val="24"/>
        </w:rPr>
        <w:t>months.nextElement</w:t>
      </w:r>
      <w:proofErr w:type="spellEnd"/>
      <w:r w:rsidRPr="004A5736">
        <w:rPr>
          <w:rFonts w:ascii="Times New Roman" w:eastAsia="Times New Roman" w:hAnsi="Times New Roman" w:cs="Times New Roman"/>
          <w:bCs/>
          <w:color w:val="000000" w:themeColor="text1"/>
          <w:spacing w:val="-6"/>
          <w:sz w:val="24"/>
          <w:szCs w:val="24"/>
        </w:rPr>
        <w:t>());</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r>
      <w:r w:rsidRPr="004A5736">
        <w:rPr>
          <w:rFonts w:ascii="Times New Roman" w:eastAsia="Times New Roman" w:hAnsi="Times New Roman" w:cs="Times New Roman"/>
          <w:bCs/>
          <w:color w:val="000000" w:themeColor="text1"/>
          <w:spacing w:val="-6"/>
          <w:sz w:val="24"/>
          <w:szCs w:val="24"/>
        </w:rPr>
        <w:tab/>
        <w:t>}</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ab/>
        <w:t>}</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r w:rsidRPr="004A5736">
        <w:rPr>
          <w:rFonts w:ascii="Times New Roman" w:eastAsia="Times New Roman" w:hAnsi="Times New Roman" w:cs="Times New Roman"/>
          <w:bCs/>
          <w:color w:val="000000" w:themeColor="text1"/>
          <w:spacing w:val="-6"/>
          <w:sz w:val="24"/>
          <w:szCs w:val="24"/>
        </w:rPr>
        <w:t>}</w:t>
      </w: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p>
    <w:p w:rsidR="00634A93" w:rsidRPr="004A5736" w:rsidRDefault="00634A93" w:rsidP="00634A93">
      <w:pPr>
        <w:spacing w:after="0" w:line="240" w:lineRule="auto"/>
        <w:rPr>
          <w:rFonts w:ascii="Times New Roman" w:eastAsia="Times New Roman" w:hAnsi="Times New Roman" w:cs="Times New Roman"/>
          <w:bCs/>
          <w:color w:val="000000" w:themeColor="text1"/>
          <w:spacing w:val="-6"/>
          <w:sz w:val="24"/>
          <w:szCs w:val="24"/>
        </w:rPr>
      </w:pPr>
    </w:p>
    <w:p w:rsidR="00634A93" w:rsidRPr="004A5736" w:rsidRDefault="00634A93" w:rsidP="00634A93">
      <w:pPr>
        <w:spacing w:after="0" w:line="240" w:lineRule="auto"/>
        <w:rPr>
          <w:rFonts w:ascii="Times New Roman" w:eastAsia="Times New Roman" w:hAnsi="Times New Roman" w:cs="Times New Roman"/>
          <w:b/>
          <w:bCs/>
          <w:color w:val="3F7F95"/>
          <w:spacing w:val="-6"/>
          <w:sz w:val="24"/>
          <w:szCs w:val="24"/>
        </w:rPr>
      </w:pP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gramStart"/>
      <w:r w:rsidRPr="004A5736">
        <w:rPr>
          <w:rFonts w:ascii="Times New Roman" w:eastAsia="Times New Roman" w:hAnsi="Times New Roman" w:cs="Times New Roman"/>
          <w:b/>
          <w:bCs/>
          <w:color w:val="3F7F95"/>
          <w:spacing w:val="-6"/>
          <w:sz w:val="24"/>
          <w:szCs w:val="24"/>
        </w:rPr>
        <w:t>public</w:t>
      </w:r>
      <w:proofErr w:type="gramEnd"/>
      <w:r w:rsidRPr="004A5736">
        <w:rPr>
          <w:rFonts w:ascii="Times New Roman" w:eastAsia="Times New Roman" w:hAnsi="Times New Roman" w:cs="Times New Roman"/>
          <w:color w:val="000000"/>
          <w:spacing w:val="-6"/>
          <w:sz w:val="24"/>
          <w:szCs w:val="24"/>
        </w:rPr>
        <w:t xml:space="preserve"> </w:t>
      </w:r>
      <w:r w:rsidRPr="004A5736">
        <w:rPr>
          <w:rFonts w:ascii="Times New Roman" w:eastAsia="Times New Roman" w:hAnsi="Times New Roman" w:cs="Times New Roman"/>
          <w:b/>
          <w:bCs/>
          <w:color w:val="3F7F95"/>
          <w:spacing w:val="-6"/>
          <w:sz w:val="24"/>
          <w:szCs w:val="24"/>
        </w:rPr>
        <w:t>class</w:t>
      </w:r>
      <w:r w:rsidRPr="004A5736">
        <w:rPr>
          <w:rFonts w:ascii="Times New Roman" w:eastAsia="Times New Roman" w:hAnsi="Times New Roman" w:cs="Times New Roman"/>
          <w:color w:val="000000"/>
          <w:spacing w:val="-6"/>
          <w:sz w:val="24"/>
          <w:szCs w:val="24"/>
        </w:rPr>
        <w:t xml:space="preserve"> </w:t>
      </w:r>
      <w:proofErr w:type="spellStart"/>
      <w:r w:rsidRPr="004A5736">
        <w:rPr>
          <w:rFonts w:ascii="Times New Roman" w:eastAsia="Times New Roman" w:hAnsi="Times New Roman" w:cs="Times New Roman"/>
          <w:color w:val="000000"/>
          <w:spacing w:val="-6"/>
          <w:sz w:val="24"/>
          <w:szCs w:val="24"/>
        </w:rPr>
        <w:t>HashTableEnumerationDemo</w:t>
      </w:r>
      <w:proofErr w:type="spellEnd"/>
      <w:r w:rsidRPr="004A5736">
        <w:rPr>
          <w:rFonts w:ascii="Times New Roman" w:eastAsia="Times New Roman" w:hAnsi="Times New Roman" w:cs="Times New Roman"/>
          <w:color w:val="000000"/>
          <w:spacing w:val="-6"/>
          <w:sz w:val="24"/>
          <w:szCs w:val="24"/>
        </w:rPr>
        <w:t xml:space="preserve"> </w:t>
      </w:r>
      <w:r w:rsidRPr="004A5736">
        <w:rPr>
          <w:rFonts w:ascii="Times New Roman" w:eastAsia="Times New Roman" w:hAnsi="Times New Roman" w:cs="Times New Roman"/>
          <w:color w:val="777777"/>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gramStart"/>
      <w:r w:rsidRPr="004A5736">
        <w:rPr>
          <w:rFonts w:ascii="Times New Roman" w:eastAsia="Times New Roman" w:hAnsi="Times New Roman" w:cs="Times New Roman"/>
          <w:b/>
          <w:bCs/>
          <w:color w:val="3F7F95"/>
          <w:spacing w:val="-6"/>
          <w:sz w:val="24"/>
          <w:szCs w:val="24"/>
        </w:rPr>
        <w:t>public</w:t>
      </w:r>
      <w:proofErr w:type="gramEnd"/>
      <w:r w:rsidRPr="004A5736">
        <w:rPr>
          <w:rFonts w:ascii="Times New Roman" w:eastAsia="Times New Roman" w:hAnsi="Times New Roman" w:cs="Times New Roman"/>
          <w:color w:val="000000"/>
          <w:spacing w:val="-6"/>
          <w:sz w:val="24"/>
          <w:szCs w:val="24"/>
        </w:rPr>
        <w:t xml:space="preserve"> </w:t>
      </w:r>
      <w:r w:rsidRPr="004A5736">
        <w:rPr>
          <w:rFonts w:ascii="Times New Roman" w:eastAsia="Times New Roman" w:hAnsi="Times New Roman" w:cs="Times New Roman"/>
          <w:b/>
          <w:bCs/>
          <w:color w:val="3F7F95"/>
          <w:spacing w:val="-6"/>
          <w:sz w:val="24"/>
          <w:szCs w:val="24"/>
        </w:rPr>
        <w:t>static</w:t>
      </w:r>
      <w:r w:rsidRPr="004A5736">
        <w:rPr>
          <w:rFonts w:ascii="Times New Roman" w:eastAsia="Times New Roman" w:hAnsi="Times New Roman" w:cs="Times New Roman"/>
          <w:color w:val="000000"/>
          <w:spacing w:val="-6"/>
          <w:sz w:val="24"/>
          <w:szCs w:val="24"/>
        </w:rPr>
        <w:t xml:space="preserve"> </w:t>
      </w:r>
      <w:r w:rsidRPr="004A5736">
        <w:rPr>
          <w:rFonts w:ascii="Times New Roman" w:eastAsia="Times New Roman" w:hAnsi="Times New Roman" w:cs="Times New Roman"/>
          <w:b/>
          <w:bCs/>
          <w:color w:val="7F007F"/>
          <w:spacing w:val="-6"/>
          <w:sz w:val="24"/>
          <w:szCs w:val="24"/>
        </w:rPr>
        <w:t>void</w:t>
      </w:r>
      <w:r w:rsidRPr="004A5736">
        <w:rPr>
          <w:rFonts w:ascii="Times New Roman" w:eastAsia="Times New Roman" w:hAnsi="Times New Roman" w:cs="Times New Roman"/>
          <w:color w:val="000000"/>
          <w:spacing w:val="-6"/>
          <w:sz w:val="24"/>
          <w:szCs w:val="24"/>
        </w:rPr>
        <w:t xml:space="preserve"> main</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b/>
          <w:bCs/>
          <w:color w:val="7F007F"/>
          <w:spacing w:val="-6"/>
          <w:sz w:val="24"/>
          <w:szCs w:val="24"/>
        </w:rPr>
        <w:t>String</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 xml:space="preserve"> </w:t>
      </w:r>
      <w:proofErr w:type="spellStart"/>
      <w:r w:rsidRPr="004A5736">
        <w:rPr>
          <w:rFonts w:ascii="Times New Roman" w:eastAsia="Times New Roman" w:hAnsi="Times New Roman" w:cs="Times New Roman"/>
          <w:color w:val="000000"/>
          <w:spacing w:val="-6"/>
          <w:sz w:val="24"/>
          <w:szCs w:val="24"/>
        </w:rPr>
        <w:t>args</w:t>
      </w:r>
      <w:proofErr w:type="spellEnd"/>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 xml:space="preserve"> </w:t>
      </w:r>
      <w:r w:rsidRPr="004A5736">
        <w:rPr>
          <w:rFonts w:ascii="Times New Roman" w:eastAsia="Times New Roman" w:hAnsi="Times New Roman" w:cs="Times New Roman"/>
          <w:color w:val="777777"/>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spellStart"/>
      <w:r w:rsidRPr="004A5736">
        <w:rPr>
          <w:rFonts w:ascii="Times New Roman" w:eastAsia="Times New Roman" w:hAnsi="Times New Roman" w:cs="Times New Roman"/>
          <w:color w:val="000000"/>
          <w:spacing w:val="-6"/>
          <w:sz w:val="24"/>
          <w:szCs w:val="24"/>
        </w:rPr>
        <w:t>Hashtable</w:t>
      </w:r>
      <w:proofErr w:type="spellEnd"/>
      <w:r w:rsidRPr="004A5736">
        <w:rPr>
          <w:rFonts w:ascii="Times New Roman" w:eastAsia="Times New Roman" w:hAnsi="Times New Roman" w:cs="Times New Roman"/>
          <w:color w:val="777777"/>
          <w:spacing w:val="-6"/>
          <w:sz w:val="24"/>
          <w:szCs w:val="24"/>
        </w:rPr>
        <w:t>&lt;</w:t>
      </w:r>
      <w:r w:rsidRPr="004A5736">
        <w:rPr>
          <w:rFonts w:ascii="Times New Roman" w:eastAsia="Times New Roman" w:hAnsi="Times New Roman" w:cs="Times New Roman"/>
          <w:b/>
          <w:bCs/>
          <w:color w:val="7F007F"/>
          <w:spacing w:val="-6"/>
          <w:sz w:val="24"/>
          <w:szCs w:val="24"/>
        </w:rPr>
        <w:t>Integer</w:t>
      </w:r>
      <w:r w:rsidRPr="004A5736">
        <w:rPr>
          <w:rFonts w:ascii="Times New Roman" w:eastAsia="Times New Roman" w:hAnsi="Times New Roman" w:cs="Times New Roman"/>
          <w:color w:val="000000"/>
          <w:spacing w:val="-6"/>
          <w:sz w:val="24"/>
          <w:szCs w:val="24"/>
        </w:rPr>
        <w:t xml:space="preserve">, </w:t>
      </w:r>
      <w:r w:rsidRPr="004A5736">
        <w:rPr>
          <w:rFonts w:ascii="Times New Roman" w:eastAsia="Times New Roman" w:hAnsi="Times New Roman" w:cs="Times New Roman"/>
          <w:b/>
          <w:bCs/>
          <w:color w:val="7F007F"/>
          <w:spacing w:val="-6"/>
          <w:sz w:val="24"/>
          <w:szCs w:val="24"/>
        </w:rPr>
        <w:t>String</w:t>
      </w:r>
      <w:r w:rsidRPr="004A5736">
        <w:rPr>
          <w:rFonts w:ascii="Times New Roman" w:eastAsia="Times New Roman" w:hAnsi="Times New Roman" w:cs="Times New Roman"/>
          <w:color w:val="777777"/>
          <w:spacing w:val="-6"/>
          <w:sz w:val="24"/>
          <w:szCs w:val="24"/>
        </w:rPr>
        <w:t>&gt;</w:t>
      </w:r>
      <w:r w:rsidRPr="004A5736">
        <w:rPr>
          <w:rFonts w:ascii="Times New Roman" w:eastAsia="Times New Roman" w:hAnsi="Times New Roman" w:cs="Times New Roman"/>
          <w:color w:val="000000"/>
          <w:spacing w:val="-6"/>
          <w:sz w:val="24"/>
          <w:szCs w:val="24"/>
        </w:rPr>
        <w:t xml:space="preserve"> h = </w:t>
      </w:r>
      <w:r w:rsidRPr="004A5736">
        <w:rPr>
          <w:rFonts w:ascii="Times New Roman" w:eastAsia="Times New Roman" w:hAnsi="Times New Roman" w:cs="Times New Roman"/>
          <w:b/>
          <w:bCs/>
          <w:color w:val="7F007F"/>
          <w:spacing w:val="-6"/>
          <w:sz w:val="24"/>
          <w:szCs w:val="24"/>
        </w:rPr>
        <w:t>new</w:t>
      </w:r>
      <w:r w:rsidRPr="004A5736">
        <w:rPr>
          <w:rFonts w:ascii="Times New Roman" w:eastAsia="Times New Roman" w:hAnsi="Times New Roman" w:cs="Times New Roman"/>
          <w:color w:val="000000"/>
          <w:spacing w:val="-6"/>
          <w:sz w:val="24"/>
          <w:szCs w:val="24"/>
        </w:rPr>
        <w:t xml:space="preserve"> </w:t>
      </w:r>
      <w:proofErr w:type="spellStart"/>
      <w:r w:rsidRPr="004A5736">
        <w:rPr>
          <w:rFonts w:ascii="Times New Roman" w:eastAsia="Times New Roman" w:hAnsi="Times New Roman" w:cs="Times New Roman"/>
          <w:color w:val="000000"/>
          <w:spacing w:val="-6"/>
          <w:sz w:val="24"/>
          <w:szCs w:val="24"/>
        </w:rPr>
        <w:t>Hashtable</w:t>
      </w:r>
      <w:proofErr w:type="spellEnd"/>
      <w:r w:rsidRPr="004A5736">
        <w:rPr>
          <w:rFonts w:ascii="Times New Roman" w:eastAsia="Times New Roman" w:hAnsi="Times New Roman" w:cs="Times New Roman"/>
          <w:color w:val="777777"/>
          <w:spacing w:val="-6"/>
          <w:sz w:val="24"/>
          <w:szCs w:val="24"/>
        </w:rPr>
        <w:t>&lt;</w:t>
      </w:r>
      <w:proofErr w:type="gramStart"/>
      <w:r w:rsidRPr="004A5736">
        <w:rPr>
          <w:rFonts w:ascii="Times New Roman" w:eastAsia="Times New Roman" w:hAnsi="Times New Roman" w:cs="Times New Roman"/>
          <w:color w:val="777777"/>
          <w:spacing w:val="-6"/>
          <w:sz w:val="24"/>
          <w:szCs w:val="24"/>
        </w:rPr>
        <w:t>&gt;(</w:t>
      </w:r>
      <w:proofErr w:type="gramEnd"/>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spellStart"/>
      <w:proofErr w:type="gramStart"/>
      <w:r w:rsidRPr="004A5736">
        <w:rPr>
          <w:rFonts w:ascii="Times New Roman" w:eastAsia="Times New Roman" w:hAnsi="Times New Roman" w:cs="Times New Roman"/>
          <w:color w:val="000000"/>
          <w:spacing w:val="-6"/>
          <w:sz w:val="24"/>
          <w:szCs w:val="24"/>
        </w:rPr>
        <w:t>h.put</w:t>
      </w:r>
      <w:proofErr w:type="spellEnd"/>
      <w:r w:rsidRPr="004A5736">
        <w:rPr>
          <w:rFonts w:ascii="Times New Roman" w:eastAsia="Times New Roman" w:hAnsi="Times New Roman" w:cs="Times New Roman"/>
          <w:color w:val="777777"/>
          <w:spacing w:val="-6"/>
          <w:sz w:val="24"/>
          <w:szCs w:val="24"/>
        </w:rPr>
        <w:t>(</w:t>
      </w:r>
      <w:proofErr w:type="gramEnd"/>
      <w:r w:rsidRPr="004A5736">
        <w:rPr>
          <w:rFonts w:ascii="Times New Roman" w:eastAsia="Times New Roman" w:hAnsi="Times New Roman" w:cs="Times New Roman"/>
          <w:color w:val="000000"/>
          <w:spacing w:val="-6"/>
          <w:sz w:val="24"/>
          <w:szCs w:val="24"/>
        </w:rPr>
        <w:t>1,</w:t>
      </w:r>
      <w:r w:rsidRPr="004A5736">
        <w:rPr>
          <w:rFonts w:ascii="Times New Roman" w:eastAsia="Times New Roman" w:hAnsi="Times New Roman" w:cs="Times New Roman"/>
          <w:color w:val="320FE3"/>
          <w:spacing w:val="-6"/>
          <w:sz w:val="24"/>
          <w:szCs w:val="24"/>
        </w:rPr>
        <w:t>"A"</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spellStart"/>
      <w:proofErr w:type="gramStart"/>
      <w:r w:rsidRPr="004A5736">
        <w:rPr>
          <w:rFonts w:ascii="Times New Roman" w:eastAsia="Times New Roman" w:hAnsi="Times New Roman" w:cs="Times New Roman"/>
          <w:color w:val="000000"/>
          <w:spacing w:val="-6"/>
          <w:sz w:val="24"/>
          <w:szCs w:val="24"/>
        </w:rPr>
        <w:t>h.put</w:t>
      </w:r>
      <w:proofErr w:type="spellEnd"/>
      <w:r w:rsidRPr="004A5736">
        <w:rPr>
          <w:rFonts w:ascii="Times New Roman" w:eastAsia="Times New Roman" w:hAnsi="Times New Roman" w:cs="Times New Roman"/>
          <w:color w:val="777777"/>
          <w:spacing w:val="-6"/>
          <w:sz w:val="24"/>
          <w:szCs w:val="24"/>
        </w:rPr>
        <w:t>(</w:t>
      </w:r>
      <w:proofErr w:type="gramEnd"/>
      <w:r w:rsidRPr="004A5736">
        <w:rPr>
          <w:rFonts w:ascii="Times New Roman" w:eastAsia="Times New Roman" w:hAnsi="Times New Roman" w:cs="Times New Roman"/>
          <w:color w:val="000000"/>
          <w:spacing w:val="-6"/>
          <w:sz w:val="24"/>
          <w:szCs w:val="24"/>
        </w:rPr>
        <w:t>2,</w:t>
      </w:r>
      <w:r w:rsidRPr="004A5736">
        <w:rPr>
          <w:rFonts w:ascii="Times New Roman" w:eastAsia="Times New Roman" w:hAnsi="Times New Roman" w:cs="Times New Roman"/>
          <w:color w:val="320FE3"/>
          <w:spacing w:val="-6"/>
          <w:sz w:val="24"/>
          <w:szCs w:val="24"/>
        </w:rPr>
        <w:t>"B"</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spellStart"/>
      <w:proofErr w:type="gramStart"/>
      <w:r w:rsidRPr="004A5736">
        <w:rPr>
          <w:rFonts w:ascii="Times New Roman" w:eastAsia="Times New Roman" w:hAnsi="Times New Roman" w:cs="Times New Roman"/>
          <w:color w:val="000000"/>
          <w:spacing w:val="-6"/>
          <w:sz w:val="24"/>
          <w:szCs w:val="24"/>
        </w:rPr>
        <w:t>h.put</w:t>
      </w:r>
      <w:proofErr w:type="spellEnd"/>
      <w:r w:rsidRPr="004A5736">
        <w:rPr>
          <w:rFonts w:ascii="Times New Roman" w:eastAsia="Times New Roman" w:hAnsi="Times New Roman" w:cs="Times New Roman"/>
          <w:color w:val="777777"/>
          <w:spacing w:val="-6"/>
          <w:sz w:val="24"/>
          <w:szCs w:val="24"/>
        </w:rPr>
        <w:t>(</w:t>
      </w:r>
      <w:proofErr w:type="gramEnd"/>
      <w:r w:rsidRPr="004A5736">
        <w:rPr>
          <w:rFonts w:ascii="Times New Roman" w:eastAsia="Times New Roman" w:hAnsi="Times New Roman" w:cs="Times New Roman"/>
          <w:color w:val="000000"/>
          <w:spacing w:val="-6"/>
          <w:sz w:val="24"/>
          <w:szCs w:val="24"/>
        </w:rPr>
        <w:t>3,</w:t>
      </w:r>
      <w:r w:rsidRPr="004A5736">
        <w:rPr>
          <w:rFonts w:ascii="Times New Roman" w:eastAsia="Times New Roman" w:hAnsi="Times New Roman" w:cs="Times New Roman"/>
          <w:color w:val="320FE3"/>
          <w:spacing w:val="-6"/>
          <w:sz w:val="24"/>
          <w:szCs w:val="24"/>
        </w:rPr>
        <w:t>"C"</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spellStart"/>
      <w:proofErr w:type="gramStart"/>
      <w:r w:rsidRPr="004A5736">
        <w:rPr>
          <w:rFonts w:ascii="Times New Roman" w:eastAsia="Times New Roman" w:hAnsi="Times New Roman" w:cs="Times New Roman"/>
          <w:color w:val="000000"/>
          <w:spacing w:val="-6"/>
          <w:sz w:val="24"/>
          <w:szCs w:val="24"/>
        </w:rPr>
        <w:t>h.put</w:t>
      </w:r>
      <w:proofErr w:type="spellEnd"/>
      <w:r w:rsidRPr="004A5736">
        <w:rPr>
          <w:rFonts w:ascii="Times New Roman" w:eastAsia="Times New Roman" w:hAnsi="Times New Roman" w:cs="Times New Roman"/>
          <w:color w:val="777777"/>
          <w:spacing w:val="-6"/>
          <w:sz w:val="24"/>
          <w:szCs w:val="24"/>
        </w:rPr>
        <w:t>(</w:t>
      </w:r>
      <w:proofErr w:type="gramEnd"/>
      <w:r w:rsidRPr="004A5736">
        <w:rPr>
          <w:rFonts w:ascii="Times New Roman" w:eastAsia="Times New Roman" w:hAnsi="Times New Roman" w:cs="Times New Roman"/>
          <w:color w:val="000000"/>
          <w:spacing w:val="-6"/>
          <w:sz w:val="24"/>
          <w:szCs w:val="24"/>
        </w:rPr>
        <w:t>4,</w:t>
      </w:r>
      <w:r w:rsidRPr="004A5736">
        <w:rPr>
          <w:rFonts w:ascii="Times New Roman" w:eastAsia="Times New Roman" w:hAnsi="Times New Roman" w:cs="Times New Roman"/>
          <w:color w:val="320FE3"/>
          <w:spacing w:val="-6"/>
          <w:sz w:val="24"/>
          <w:szCs w:val="24"/>
        </w:rPr>
        <w:t>"D"</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spellStart"/>
      <w:proofErr w:type="gramStart"/>
      <w:r w:rsidRPr="004A5736">
        <w:rPr>
          <w:rFonts w:ascii="Times New Roman" w:eastAsia="Times New Roman" w:hAnsi="Times New Roman" w:cs="Times New Roman"/>
          <w:color w:val="000000"/>
          <w:spacing w:val="-6"/>
          <w:sz w:val="24"/>
          <w:szCs w:val="24"/>
        </w:rPr>
        <w:t>h.put</w:t>
      </w:r>
      <w:proofErr w:type="spellEnd"/>
      <w:r w:rsidRPr="004A5736">
        <w:rPr>
          <w:rFonts w:ascii="Times New Roman" w:eastAsia="Times New Roman" w:hAnsi="Times New Roman" w:cs="Times New Roman"/>
          <w:color w:val="777777"/>
          <w:spacing w:val="-6"/>
          <w:sz w:val="24"/>
          <w:szCs w:val="24"/>
        </w:rPr>
        <w:t>(</w:t>
      </w:r>
      <w:proofErr w:type="gramEnd"/>
      <w:r w:rsidRPr="004A5736">
        <w:rPr>
          <w:rFonts w:ascii="Times New Roman" w:eastAsia="Times New Roman" w:hAnsi="Times New Roman" w:cs="Times New Roman"/>
          <w:color w:val="000000"/>
          <w:spacing w:val="-6"/>
          <w:sz w:val="24"/>
          <w:szCs w:val="24"/>
        </w:rPr>
        <w:t>5,</w:t>
      </w:r>
      <w:r w:rsidRPr="004A5736">
        <w:rPr>
          <w:rFonts w:ascii="Times New Roman" w:eastAsia="Times New Roman" w:hAnsi="Times New Roman" w:cs="Times New Roman"/>
          <w:color w:val="320FE3"/>
          <w:spacing w:val="-6"/>
          <w:sz w:val="24"/>
          <w:szCs w:val="24"/>
        </w:rPr>
        <w:t>"E"</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spellStart"/>
      <w:proofErr w:type="gramStart"/>
      <w:r w:rsidRPr="004A5736">
        <w:rPr>
          <w:rFonts w:ascii="Times New Roman" w:eastAsia="Times New Roman" w:hAnsi="Times New Roman" w:cs="Times New Roman"/>
          <w:color w:val="000000"/>
          <w:spacing w:val="-6"/>
          <w:sz w:val="24"/>
          <w:szCs w:val="24"/>
        </w:rPr>
        <w:t>h.put</w:t>
      </w:r>
      <w:proofErr w:type="spellEnd"/>
      <w:r w:rsidRPr="004A5736">
        <w:rPr>
          <w:rFonts w:ascii="Times New Roman" w:eastAsia="Times New Roman" w:hAnsi="Times New Roman" w:cs="Times New Roman"/>
          <w:color w:val="777777"/>
          <w:spacing w:val="-6"/>
          <w:sz w:val="24"/>
          <w:szCs w:val="24"/>
        </w:rPr>
        <w:t>(</w:t>
      </w:r>
      <w:proofErr w:type="gramEnd"/>
      <w:r w:rsidRPr="004A5736">
        <w:rPr>
          <w:rFonts w:ascii="Times New Roman" w:eastAsia="Times New Roman" w:hAnsi="Times New Roman" w:cs="Times New Roman"/>
          <w:color w:val="000000"/>
          <w:spacing w:val="-6"/>
          <w:sz w:val="24"/>
          <w:szCs w:val="24"/>
        </w:rPr>
        <w:t>6,</w:t>
      </w:r>
      <w:r w:rsidRPr="004A5736">
        <w:rPr>
          <w:rFonts w:ascii="Times New Roman" w:eastAsia="Times New Roman" w:hAnsi="Times New Roman" w:cs="Times New Roman"/>
          <w:color w:val="320FE3"/>
          <w:spacing w:val="-6"/>
          <w:sz w:val="24"/>
          <w:szCs w:val="24"/>
        </w:rPr>
        <w:t>"F"</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spellStart"/>
      <w:proofErr w:type="gramStart"/>
      <w:r w:rsidRPr="004A5736">
        <w:rPr>
          <w:rFonts w:ascii="Times New Roman" w:eastAsia="Times New Roman" w:hAnsi="Times New Roman" w:cs="Times New Roman"/>
          <w:color w:val="000000"/>
          <w:spacing w:val="-6"/>
          <w:sz w:val="24"/>
          <w:szCs w:val="24"/>
        </w:rPr>
        <w:t>h.put</w:t>
      </w:r>
      <w:proofErr w:type="spellEnd"/>
      <w:r w:rsidRPr="004A5736">
        <w:rPr>
          <w:rFonts w:ascii="Times New Roman" w:eastAsia="Times New Roman" w:hAnsi="Times New Roman" w:cs="Times New Roman"/>
          <w:color w:val="777777"/>
          <w:spacing w:val="-6"/>
          <w:sz w:val="24"/>
          <w:szCs w:val="24"/>
        </w:rPr>
        <w:t>(</w:t>
      </w:r>
      <w:proofErr w:type="gramEnd"/>
      <w:r w:rsidRPr="004A5736">
        <w:rPr>
          <w:rFonts w:ascii="Times New Roman" w:eastAsia="Times New Roman" w:hAnsi="Times New Roman" w:cs="Times New Roman"/>
          <w:color w:val="000000"/>
          <w:spacing w:val="-6"/>
          <w:sz w:val="24"/>
          <w:szCs w:val="24"/>
        </w:rPr>
        <w:t>7,</w:t>
      </w:r>
      <w:r w:rsidRPr="004A5736">
        <w:rPr>
          <w:rFonts w:ascii="Times New Roman" w:eastAsia="Times New Roman" w:hAnsi="Times New Roman" w:cs="Times New Roman"/>
          <w:color w:val="320FE3"/>
          <w:spacing w:val="-6"/>
          <w:sz w:val="24"/>
          <w:szCs w:val="24"/>
        </w:rPr>
        <w:t>"G"</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spellStart"/>
      <w:proofErr w:type="gramStart"/>
      <w:r w:rsidRPr="004A5736">
        <w:rPr>
          <w:rFonts w:ascii="Times New Roman" w:eastAsia="Times New Roman" w:hAnsi="Times New Roman" w:cs="Times New Roman"/>
          <w:color w:val="000000"/>
          <w:spacing w:val="-6"/>
          <w:sz w:val="24"/>
          <w:szCs w:val="24"/>
        </w:rPr>
        <w:t>h.put</w:t>
      </w:r>
      <w:proofErr w:type="spellEnd"/>
      <w:r w:rsidRPr="004A5736">
        <w:rPr>
          <w:rFonts w:ascii="Times New Roman" w:eastAsia="Times New Roman" w:hAnsi="Times New Roman" w:cs="Times New Roman"/>
          <w:color w:val="777777"/>
          <w:spacing w:val="-6"/>
          <w:sz w:val="24"/>
          <w:szCs w:val="24"/>
        </w:rPr>
        <w:t>(</w:t>
      </w:r>
      <w:proofErr w:type="gramEnd"/>
      <w:r w:rsidRPr="004A5736">
        <w:rPr>
          <w:rFonts w:ascii="Times New Roman" w:eastAsia="Times New Roman" w:hAnsi="Times New Roman" w:cs="Times New Roman"/>
          <w:color w:val="000000"/>
          <w:spacing w:val="-6"/>
          <w:sz w:val="24"/>
          <w:szCs w:val="24"/>
        </w:rPr>
        <w:t>8,</w:t>
      </w:r>
      <w:r w:rsidRPr="004A5736">
        <w:rPr>
          <w:rFonts w:ascii="Times New Roman" w:eastAsia="Times New Roman" w:hAnsi="Times New Roman" w:cs="Times New Roman"/>
          <w:color w:val="320FE3"/>
          <w:spacing w:val="-6"/>
          <w:sz w:val="24"/>
          <w:szCs w:val="24"/>
        </w:rPr>
        <w:t>"H"</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spellStart"/>
      <w:proofErr w:type="gramStart"/>
      <w:r w:rsidRPr="004A5736">
        <w:rPr>
          <w:rFonts w:ascii="Times New Roman" w:eastAsia="Times New Roman" w:hAnsi="Times New Roman" w:cs="Times New Roman"/>
          <w:color w:val="000000"/>
          <w:spacing w:val="-6"/>
          <w:sz w:val="24"/>
          <w:szCs w:val="24"/>
        </w:rPr>
        <w:t>h.put</w:t>
      </w:r>
      <w:proofErr w:type="spellEnd"/>
      <w:r w:rsidRPr="004A5736">
        <w:rPr>
          <w:rFonts w:ascii="Times New Roman" w:eastAsia="Times New Roman" w:hAnsi="Times New Roman" w:cs="Times New Roman"/>
          <w:color w:val="777777"/>
          <w:spacing w:val="-6"/>
          <w:sz w:val="24"/>
          <w:szCs w:val="24"/>
        </w:rPr>
        <w:t>(</w:t>
      </w:r>
      <w:proofErr w:type="gramEnd"/>
      <w:r w:rsidRPr="004A5736">
        <w:rPr>
          <w:rFonts w:ascii="Times New Roman" w:eastAsia="Times New Roman" w:hAnsi="Times New Roman" w:cs="Times New Roman"/>
          <w:color w:val="000000"/>
          <w:spacing w:val="-6"/>
          <w:sz w:val="24"/>
          <w:szCs w:val="24"/>
        </w:rPr>
        <w:t>22,</w:t>
      </w:r>
      <w:r w:rsidRPr="004A5736">
        <w:rPr>
          <w:rFonts w:ascii="Times New Roman" w:eastAsia="Times New Roman" w:hAnsi="Times New Roman" w:cs="Times New Roman"/>
          <w:color w:val="320FE3"/>
          <w:spacing w:val="-6"/>
          <w:sz w:val="24"/>
          <w:szCs w:val="24"/>
        </w:rPr>
        <w:t>"I"</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spellStart"/>
      <w:proofErr w:type="gramStart"/>
      <w:r w:rsidRPr="004A5736">
        <w:rPr>
          <w:rFonts w:ascii="Times New Roman" w:eastAsia="Times New Roman" w:hAnsi="Times New Roman" w:cs="Times New Roman"/>
          <w:color w:val="000000"/>
          <w:spacing w:val="-6"/>
          <w:sz w:val="24"/>
          <w:szCs w:val="24"/>
        </w:rPr>
        <w:t>h.put</w:t>
      </w:r>
      <w:proofErr w:type="spellEnd"/>
      <w:r w:rsidRPr="004A5736">
        <w:rPr>
          <w:rFonts w:ascii="Times New Roman" w:eastAsia="Times New Roman" w:hAnsi="Times New Roman" w:cs="Times New Roman"/>
          <w:color w:val="777777"/>
          <w:spacing w:val="-6"/>
          <w:sz w:val="24"/>
          <w:szCs w:val="24"/>
        </w:rPr>
        <w:t>(</w:t>
      </w:r>
      <w:proofErr w:type="gramEnd"/>
      <w:r w:rsidRPr="004A5736">
        <w:rPr>
          <w:rFonts w:ascii="Times New Roman" w:eastAsia="Times New Roman" w:hAnsi="Times New Roman" w:cs="Times New Roman"/>
          <w:color w:val="000000"/>
          <w:spacing w:val="-6"/>
          <w:sz w:val="24"/>
          <w:szCs w:val="24"/>
        </w:rPr>
        <w:t>0,</w:t>
      </w:r>
      <w:r w:rsidRPr="004A5736">
        <w:rPr>
          <w:rFonts w:ascii="Times New Roman" w:eastAsia="Times New Roman" w:hAnsi="Times New Roman" w:cs="Times New Roman"/>
          <w:color w:val="320FE3"/>
          <w:spacing w:val="-6"/>
          <w:sz w:val="24"/>
          <w:szCs w:val="24"/>
        </w:rPr>
        <w:t>"K"</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spellStart"/>
      <w:proofErr w:type="gramStart"/>
      <w:r w:rsidRPr="004A5736">
        <w:rPr>
          <w:rFonts w:ascii="Times New Roman" w:eastAsia="Times New Roman" w:hAnsi="Times New Roman" w:cs="Times New Roman"/>
          <w:color w:val="000000"/>
          <w:spacing w:val="-6"/>
          <w:sz w:val="24"/>
          <w:szCs w:val="24"/>
        </w:rPr>
        <w:t>h.put</w:t>
      </w:r>
      <w:proofErr w:type="spellEnd"/>
      <w:r w:rsidRPr="004A5736">
        <w:rPr>
          <w:rFonts w:ascii="Times New Roman" w:eastAsia="Times New Roman" w:hAnsi="Times New Roman" w:cs="Times New Roman"/>
          <w:color w:val="777777"/>
          <w:spacing w:val="-6"/>
          <w:sz w:val="24"/>
          <w:szCs w:val="24"/>
        </w:rPr>
        <w:t>(</w:t>
      </w:r>
      <w:proofErr w:type="gramEnd"/>
      <w:r w:rsidRPr="004A5736">
        <w:rPr>
          <w:rFonts w:ascii="Times New Roman" w:eastAsia="Times New Roman" w:hAnsi="Times New Roman" w:cs="Times New Roman"/>
          <w:color w:val="000000"/>
          <w:spacing w:val="-6"/>
          <w:sz w:val="24"/>
          <w:szCs w:val="24"/>
        </w:rPr>
        <w:t>23,</w:t>
      </w:r>
      <w:r w:rsidRPr="004A5736">
        <w:rPr>
          <w:rFonts w:ascii="Times New Roman" w:eastAsia="Times New Roman" w:hAnsi="Times New Roman" w:cs="Times New Roman"/>
          <w:color w:val="320FE3"/>
          <w:spacing w:val="-6"/>
          <w:sz w:val="24"/>
          <w:szCs w:val="24"/>
        </w:rPr>
        <w:t>"J"</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spellStart"/>
      <w:proofErr w:type="gramStart"/>
      <w:r w:rsidRPr="004A5736">
        <w:rPr>
          <w:rFonts w:ascii="Times New Roman" w:eastAsia="Times New Roman" w:hAnsi="Times New Roman" w:cs="Times New Roman"/>
          <w:color w:val="000000"/>
          <w:spacing w:val="-6"/>
          <w:sz w:val="24"/>
          <w:szCs w:val="24"/>
        </w:rPr>
        <w:lastRenderedPageBreak/>
        <w:t>h.put</w:t>
      </w:r>
      <w:proofErr w:type="spellEnd"/>
      <w:r w:rsidRPr="004A5736">
        <w:rPr>
          <w:rFonts w:ascii="Times New Roman" w:eastAsia="Times New Roman" w:hAnsi="Times New Roman" w:cs="Times New Roman"/>
          <w:color w:val="777777"/>
          <w:spacing w:val="-6"/>
          <w:sz w:val="24"/>
          <w:szCs w:val="24"/>
        </w:rPr>
        <w:t>(</w:t>
      </w:r>
      <w:proofErr w:type="gramEnd"/>
      <w:r w:rsidRPr="004A5736">
        <w:rPr>
          <w:rFonts w:ascii="Times New Roman" w:eastAsia="Times New Roman" w:hAnsi="Times New Roman" w:cs="Times New Roman"/>
          <w:color w:val="000000"/>
          <w:spacing w:val="-6"/>
          <w:sz w:val="24"/>
          <w:szCs w:val="24"/>
        </w:rPr>
        <w:t>25,</w:t>
      </w:r>
      <w:r w:rsidRPr="004A5736">
        <w:rPr>
          <w:rFonts w:ascii="Times New Roman" w:eastAsia="Times New Roman" w:hAnsi="Times New Roman" w:cs="Times New Roman"/>
          <w:color w:val="320FE3"/>
          <w:spacing w:val="-6"/>
          <w:sz w:val="24"/>
          <w:szCs w:val="24"/>
        </w:rPr>
        <w:t>"L"</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spellStart"/>
      <w:proofErr w:type="gramStart"/>
      <w:r w:rsidRPr="004A5736">
        <w:rPr>
          <w:rFonts w:ascii="Times New Roman" w:eastAsia="Times New Roman" w:hAnsi="Times New Roman" w:cs="Times New Roman"/>
          <w:color w:val="000000"/>
          <w:spacing w:val="-6"/>
          <w:sz w:val="24"/>
          <w:szCs w:val="24"/>
        </w:rPr>
        <w:t>System.out.println</w:t>
      </w:r>
      <w:proofErr w:type="spellEnd"/>
      <w:r w:rsidRPr="004A5736">
        <w:rPr>
          <w:rFonts w:ascii="Times New Roman" w:eastAsia="Times New Roman" w:hAnsi="Times New Roman" w:cs="Times New Roman"/>
          <w:color w:val="777777"/>
          <w:spacing w:val="-6"/>
          <w:sz w:val="24"/>
          <w:szCs w:val="24"/>
        </w:rPr>
        <w:t>(</w:t>
      </w:r>
      <w:proofErr w:type="gramEnd"/>
      <w:r w:rsidRPr="004A5736">
        <w:rPr>
          <w:rFonts w:ascii="Times New Roman" w:eastAsia="Times New Roman" w:hAnsi="Times New Roman" w:cs="Times New Roman"/>
          <w:color w:val="000000"/>
          <w:spacing w:val="-6"/>
          <w:sz w:val="24"/>
          <w:szCs w:val="24"/>
        </w:rPr>
        <w:t>h</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r w:rsidRPr="004A5736">
        <w:rPr>
          <w:rFonts w:ascii="Times New Roman" w:eastAsia="Times New Roman" w:hAnsi="Times New Roman" w:cs="Times New Roman"/>
          <w:color w:val="3F7F5F"/>
          <w:spacing w:val="-6"/>
          <w:sz w:val="24"/>
          <w:szCs w:val="24"/>
        </w:rPr>
        <w:t xml:space="preserve">// </w:t>
      </w:r>
      <w:proofErr w:type="gramStart"/>
      <w:r w:rsidRPr="004A5736">
        <w:rPr>
          <w:rFonts w:ascii="Times New Roman" w:eastAsia="Times New Roman" w:hAnsi="Times New Roman" w:cs="Times New Roman"/>
          <w:color w:val="3F7F5F"/>
          <w:spacing w:val="-6"/>
          <w:sz w:val="24"/>
          <w:szCs w:val="24"/>
        </w:rPr>
        <w:t>Obtaining</w:t>
      </w:r>
      <w:proofErr w:type="gramEnd"/>
      <w:r w:rsidRPr="004A5736">
        <w:rPr>
          <w:rFonts w:ascii="Times New Roman" w:eastAsia="Times New Roman" w:hAnsi="Times New Roman" w:cs="Times New Roman"/>
          <w:color w:val="3F7F5F"/>
          <w:spacing w:val="-6"/>
          <w:sz w:val="24"/>
          <w:szCs w:val="24"/>
        </w:rPr>
        <w:t xml:space="preserve"> keys as enumeration from </w:t>
      </w:r>
      <w:proofErr w:type="spellStart"/>
      <w:r w:rsidRPr="004A5736">
        <w:rPr>
          <w:rFonts w:ascii="Times New Roman" w:eastAsia="Times New Roman" w:hAnsi="Times New Roman" w:cs="Times New Roman"/>
          <w:color w:val="3F7F5F"/>
          <w:spacing w:val="-6"/>
          <w:sz w:val="24"/>
          <w:szCs w:val="24"/>
        </w:rPr>
        <w:t>Hashtable</w:t>
      </w:r>
      <w:proofErr w:type="spellEnd"/>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r w:rsidRPr="004A5736">
        <w:rPr>
          <w:rFonts w:ascii="Times New Roman" w:eastAsia="Times New Roman" w:hAnsi="Times New Roman" w:cs="Times New Roman"/>
          <w:color w:val="000000"/>
          <w:spacing w:val="-6"/>
          <w:sz w:val="24"/>
          <w:szCs w:val="24"/>
        </w:rPr>
        <w:t>Enumeration</w:t>
      </w:r>
      <w:r w:rsidRPr="004A5736">
        <w:rPr>
          <w:rFonts w:ascii="Times New Roman" w:eastAsia="Times New Roman" w:hAnsi="Times New Roman" w:cs="Times New Roman"/>
          <w:color w:val="777777"/>
          <w:spacing w:val="-6"/>
          <w:sz w:val="24"/>
          <w:szCs w:val="24"/>
        </w:rPr>
        <w:t>&lt;</w:t>
      </w:r>
      <w:r w:rsidRPr="004A5736">
        <w:rPr>
          <w:rFonts w:ascii="Times New Roman" w:eastAsia="Times New Roman" w:hAnsi="Times New Roman" w:cs="Times New Roman"/>
          <w:b/>
          <w:bCs/>
          <w:color w:val="7F007F"/>
          <w:spacing w:val="-6"/>
          <w:sz w:val="24"/>
          <w:szCs w:val="24"/>
        </w:rPr>
        <w:t>Integer</w:t>
      </w:r>
      <w:r w:rsidRPr="004A5736">
        <w:rPr>
          <w:rFonts w:ascii="Times New Roman" w:eastAsia="Times New Roman" w:hAnsi="Times New Roman" w:cs="Times New Roman"/>
          <w:color w:val="777777"/>
          <w:spacing w:val="-6"/>
          <w:sz w:val="24"/>
          <w:szCs w:val="24"/>
        </w:rPr>
        <w:t>&gt;</w:t>
      </w:r>
      <w:r w:rsidRPr="004A5736">
        <w:rPr>
          <w:rFonts w:ascii="Times New Roman" w:eastAsia="Times New Roman" w:hAnsi="Times New Roman" w:cs="Times New Roman"/>
          <w:color w:val="000000"/>
          <w:spacing w:val="-6"/>
          <w:sz w:val="24"/>
          <w:szCs w:val="24"/>
        </w:rPr>
        <w:t xml:space="preserve"> e = </w:t>
      </w:r>
      <w:proofErr w:type="spellStart"/>
      <w:proofErr w:type="gramStart"/>
      <w:r w:rsidRPr="004A5736">
        <w:rPr>
          <w:rFonts w:ascii="Times New Roman" w:eastAsia="Times New Roman" w:hAnsi="Times New Roman" w:cs="Times New Roman"/>
          <w:color w:val="000000"/>
          <w:spacing w:val="-6"/>
          <w:sz w:val="24"/>
          <w:szCs w:val="24"/>
        </w:rPr>
        <w:t>h.keys</w:t>
      </w:r>
      <w:proofErr w:type="spellEnd"/>
      <w:r w:rsidRPr="004A5736">
        <w:rPr>
          <w:rFonts w:ascii="Times New Roman" w:eastAsia="Times New Roman" w:hAnsi="Times New Roman" w:cs="Times New Roman"/>
          <w:color w:val="777777"/>
          <w:spacing w:val="-6"/>
          <w:sz w:val="24"/>
          <w:szCs w:val="24"/>
        </w:rPr>
        <w:t>(</w:t>
      </w:r>
      <w:proofErr w:type="gramEnd"/>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gramStart"/>
      <w:r w:rsidRPr="004A5736">
        <w:rPr>
          <w:rFonts w:ascii="Times New Roman" w:eastAsia="Times New Roman" w:hAnsi="Times New Roman" w:cs="Times New Roman"/>
          <w:b/>
          <w:bCs/>
          <w:color w:val="3F7F95"/>
          <w:spacing w:val="-6"/>
          <w:sz w:val="24"/>
          <w:szCs w:val="24"/>
        </w:rPr>
        <w:t>while</w:t>
      </w:r>
      <w:proofErr w:type="gramEnd"/>
      <w:r w:rsidRPr="004A5736">
        <w:rPr>
          <w:rFonts w:ascii="Times New Roman" w:eastAsia="Times New Roman" w:hAnsi="Times New Roman" w:cs="Times New Roman"/>
          <w:color w:val="000000"/>
          <w:spacing w:val="-6"/>
          <w:sz w:val="24"/>
          <w:szCs w:val="24"/>
        </w:rPr>
        <w:t xml:space="preserve"> </w:t>
      </w:r>
      <w:r w:rsidRPr="004A5736">
        <w:rPr>
          <w:rFonts w:ascii="Times New Roman" w:eastAsia="Times New Roman" w:hAnsi="Times New Roman" w:cs="Times New Roman"/>
          <w:color w:val="777777"/>
          <w:spacing w:val="-6"/>
          <w:sz w:val="24"/>
          <w:szCs w:val="24"/>
        </w:rPr>
        <w:t>(</w:t>
      </w:r>
      <w:proofErr w:type="spellStart"/>
      <w:r w:rsidRPr="004A5736">
        <w:rPr>
          <w:rFonts w:ascii="Times New Roman" w:eastAsia="Times New Roman" w:hAnsi="Times New Roman" w:cs="Times New Roman"/>
          <w:color w:val="000000"/>
          <w:spacing w:val="-6"/>
          <w:sz w:val="24"/>
          <w:szCs w:val="24"/>
        </w:rPr>
        <w:t>e.hasMoreElements</w:t>
      </w:r>
      <w:proofErr w:type="spellEnd"/>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 xml:space="preserve"> </w:t>
      </w:r>
      <w:r w:rsidRPr="004A5736">
        <w:rPr>
          <w:rFonts w:ascii="Times New Roman" w:eastAsia="Times New Roman" w:hAnsi="Times New Roman" w:cs="Times New Roman"/>
          <w:color w:val="777777"/>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r w:rsidRPr="004A5736">
        <w:rPr>
          <w:rFonts w:ascii="Times New Roman" w:eastAsia="Times New Roman" w:hAnsi="Times New Roman" w:cs="Times New Roman"/>
          <w:b/>
          <w:bCs/>
          <w:color w:val="7F007F"/>
          <w:spacing w:val="-6"/>
          <w:sz w:val="24"/>
          <w:szCs w:val="24"/>
        </w:rPr>
        <w:t>Integer</w:t>
      </w:r>
      <w:r w:rsidRPr="004A5736">
        <w:rPr>
          <w:rFonts w:ascii="Times New Roman" w:eastAsia="Times New Roman" w:hAnsi="Times New Roman" w:cs="Times New Roman"/>
          <w:color w:val="000000"/>
          <w:spacing w:val="-6"/>
          <w:sz w:val="24"/>
          <w:szCs w:val="24"/>
        </w:rPr>
        <w:t xml:space="preserve"> key = </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b/>
          <w:bCs/>
          <w:color w:val="7F007F"/>
          <w:spacing w:val="-6"/>
          <w:sz w:val="24"/>
          <w:szCs w:val="24"/>
        </w:rPr>
        <w:t>Integer</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 xml:space="preserve"> </w:t>
      </w:r>
      <w:proofErr w:type="spellStart"/>
      <w:proofErr w:type="gramStart"/>
      <w:r w:rsidRPr="004A5736">
        <w:rPr>
          <w:rFonts w:ascii="Times New Roman" w:eastAsia="Times New Roman" w:hAnsi="Times New Roman" w:cs="Times New Roman"/>
          <w:color w:val="000000"/>
          <w:spacing w:val="-6"/>
          <w:sz w:val="24"/>
          <w:szCs w:val="24"/>
        </w:rPr>
        <w:t>e.nextElement</w:t>
      </w:r>
      <w:proofErr w:type="spellEnd"/>
      <w:r w:rsidRPr="004A5736">
        <w:rPr>
          <w:rFonts w:ascii="Times New Roman" w:eastAsia="Times New Roman" w:hAnsi="Times New Roman" w:cs="Times New Roman"/>
          <w:color w:val="777777"/>
          <w:spacing w:val="-6"/>
          <w:sz w:val="24"/>
          <w:szCs w:val="24"/>
        </w:rPr>
        <w:t>(</w:t>
      </w:r>
      <w:proofErr w:type="gramEnd"/>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proofErr w:type="spellStart"/>
      <w:proofErr w:type="gramStart"/>
      <w:r w:rsidRPr="004A5736">
        <w:rPr>
          <w:rFonts w:ascii="Times New Roman" w:eastAsia="Times New Roman" w:hAnsi="Times New Roman" w:cs="Times New Roman"/>
          <w:color w:val="000000"/>
          <w:spacing w:val="-6"/>
          <w:sz w:val="24"/>
          <w:szCs w:val="24"/>
        </w:rPr>
        <w:t>System.out.println</w:t>
      </w:r>
      <w:proofErr w:type="spellEnd"/>
      <w:r w:rsidRPr="004A5736">
        <w:rPr>
          <w:rFonts w:ascii="Times New Roman" w:eastAsia="Times New Roman" w:hAnsi="Times New Roman" w:cs="Times New Roman"/>
          <w:color w:val="777777"/>
          <w:spacing w:val="-6"/>
          <w:sz w:val="24"/>
          <w:szCs w:val="24"/>
        </w:rPr>
        <w:t>(</w:t>
      </w:r>
      <w:proofErr w:type="gramEnd"/>
      <w:r w:rsidRPr="004A5736">
        <w:rPr>
          <w:rFonts w:ascii="Times New Roman" w:eastAsia="Times New Roman" w:hAnsi="Times New Roman" w:cs="Times New Roman"/>
          <w:color w:val="320FE3"/>
          <w:spacing w:val="-6"/>
          <w:sz w:val="24"/>
          <w:szCs w:val="24"/>
        </w:rPr>
        <w:t>"[</w:t>
      </w:r>
      <w:proofErr w:type="spellStart"/>
      <w:r w:rsidRPr="004A5736">
        <w:rPr>
          <w:rFonts w:ascii="Times New Roman" w:eastAsia="Times New Roman" w:hAnsi="Times New Roman" w:cs="Times New Roman"/>
          <w:color w:val="320FE3"/>
          <w:spacing w:val="-6"/>
          <w:sz w:val="24"/>
          <w:szCs w:val="24"/>
        </w:rPr>
        <w:t>key"</w:t>
      </w:r>
      <w:r w:rsidRPr="004A5736">
        <w:rPr>
          <w:rFonts w:ascii="Times New Roman" w:eastAsia="Times New Roman" w:hAnsi="Times New Roman" w:cs="Times New Roman"/>
          <w:color w:val="000000"/>
          <w:spacing w:val="-6"/>
          <w:sz w:val="24"/>
          <w:szCs w:val="24"/>
        </w:rPr>
        <w:t>+key</w:t>
      </w:r>
      <w:proofErr w:type="spellEnd"/>
      <w:r w:rsidRPr="004A5736">
        <w:rPr>
          <w:rFonts w:ascii="Times New Roman" w:eastAsia="Times New Roman" w:hAnsi="Times New Roman" w:cs="Times New Roman"/>
          <w:color w:val="000000"/>
          <w:spacing w:val="-6"/>
          <w:sz w:val="24"/>
          <w:szCs w:val="24"/>
        </w:rPr>
        <w:t>+</w:t>
      </w:r>
      <w:r w:rsidRPr="004A5736">
        <w:rPr>
          <w:rFonts w:ascii="Times New Roman" w:eastAsia="Times New Roman" w:hAnsi="Times New Roman" w:cs="Times New Roman"/>
          <w:color w:val="320FE3"/>
          <w:spacing w:val="-6"/>
          <w:sz w:val="24"/>
          <w:szCs w:val="24"/>
        </w:rPr>
        <w:t>", value="</w:t>
      </w:r>
      <w:r w:rsidRPr="004A5736">
        <w:rPr>
          <w:rFonts w:ascii="Times New Roman" w:eastAsia="Times New Roman" w:hAnsi="Times New Roman" w:cs="Times New Roman"/>
          <w:color w:val="000000"/>
          <w:spacing w:val="-6"/>
          <w:sz w:val="24"/>
          <w:szCs w:val="24"/>
        </w:rPr>
        <w:t>+</w:t>
      </w:r>
      <w:proofErr w:type="spellStart"/>
      <w:r w:rsidRPr="004A5736">
        <w:rPr>
          <w:rFonts w:ascii="Times New Roman" w:eastAsia="Times New Roman" w:hAnsi="Times New Roman" w:cs="Times New Roman"/>
          <w:color w:val="000000"/>
          <w:spacing w:val="-6"/>
          <w:sz w:val="24"/>
          <w:szCs w:val="24"/>
        </w:rPr>
        <w:t>h.get</w:t>
      </w:r>
      <w:proofErr w:type="spellEnd"/>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key</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r w:rsidRPr="004A5736">
        <w:rPr>
          <w:rFonts w:ascii="Times New Roman" w:eastAsia="Times New Roman" w:hAnsi="Times New Roman" w:cs="Times New Roman"/>
          <w:color w:val="320FE3"/>
          <w:spacing w:val="-6"/>
          <w:sz w:val="24"/>
          <w:szCs w:val="24"/>
        </w:rPr>
        <w:t>"]"</w:t>
      </w:r>
      <w:r w:rsidRPr="004A5736">
        <w:rPr>
          <w:rFonts w:ascii="Times New Roman" w:eastAsia="Times New Roman" w:hAnsi="Times New Roman" w:cs="Times New Roman"/>
          <w:color w:val="777777"/>
          <w:spacing w:val="-6"/>
          <w:sz w:val="24"/>
          <w:szCs w:val="24"/>
        </w:rPr>
        <w:t>)</w:t>
      </w:r>
      <w:r w:rsidRPr="004A5736">
        <w:rPr>
          <w:rFonts w:ascii="Times New Roman" w:eastAsia="Times New Roman" w:hAnsi="Times New Roman" w:cs="Times New Roman"/>
          <w:color w:val="000000"/>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r w:rsidRPr="004A5736">
        <w:rPr>
          <w:rFonts w:ascii="Times New Roman" w:eastAsia="Times New Roman" w:hAnsi="Times New Roman" w:cs="Times New Roman"/>
          <w:color w:val="777777"/>
          <w:spacing w:val="-6"/>
          <w:sz w:val="24"/>
          <w:szCs w:val="24"/>
        </w:rPr>
        <w:t>}</w:t>
      </w:r>
    </w:p>
    <w:p w:rsidR="00634A93" w:rsidRPr="004A5736" w:rsidRDefault="00634A93" w:rsidP="00634A93">
      <w:pPr>
        <w:spacing w:after="0" w:line="240" w:lineRule="auto"/>
        <w:rPr>
          <w:rFonts w:ascii="Times New Roman" w:eastAsia="Times New Roman" w:hAnsi="Times New Roman" w:cs="Times New Roman"/>
          <w:color w:val="787878"/>
          <w:spacing w:val="-6"/>
          <w:sz w:val="24"/>
          <w:szCs w:val="24"/>
        </w:rPr>
      </w:pPr>
      <w:r w:rsidRPr="004A5736">
        <w:rPr>
          <w:rFonts w:ascii="Times New Roman" w:eastAsia="Times New Roman" w:hAnsi="Times New Roman" w:cs="Times New Roman"/>
          <w:color w:val="777777"/>
          <w:spacing w:val="-6"/>
          <w:sz w:val="24"/>
          <w:szCs w:val="24"/>
        </w:rPr>
        <w:t>}</w:t>
      </w:r>
    </w:p>
    <w:p w:rsidR="00634A93" w:rsidRPr="004A5736" w:rsidRDefault="00634A93" w:rsidP="00634A93">
      <w:pPr>
        <w:shd w:val="clear" w:color="auto" w:fill="E8F2FE"/>
        <w:spacing w:after="0" w:line="240" w:lineRule="auto"/>
        <w:rPr>
          <w:rFonts w:ascii="Times New Roman" w:eastAsia="Times New Roman" w:hAnsi="Times New Roman" w:cs="Times New Roman"/>
          <w:color w:val="444444"/>
          <w:spacing w:val="-6"/>
          <w:sz w:val="24"/>
          <w:szCs w:val="24"/>
        </w:rPr>
      </w:pPr>
      <w:r w:rsidRPr="004A5736">
        <w:rPr>
          <w:rFonts w:ascii="Times New Roman" w:eastAsia="Times New Roman" w:hAnsi="Times New Roman" w:cs="Times New Roman"/>
          <w:color w:val="777777"/>
          <w:spacing w:val="-6"/>
          <w:sz w:val="24"/>
          <w:szCs w:val="24"/>
        </w:rPr>
        <w:t>}</w:t>
      </w:r>
    </w:p>
    <w:p w:rsidR="00634A93" w:rsidRPr="004A5736" w:rsidRDefault="00634A93" w:rsidP="00634A93">
      <w:pPr>
        <w:shd w:val="clear" w:color="auto" w:fill="272B33"/>
        <w:spacing w:after="0" w:line="240" w:lineRule="auto"/>
        <w:rPr>
          <w:rFonts w:ascii="Times New Roman" w:eastAsia="Times New Roman" w:hAnsi="Times New Roman" w:cs="Times New Roman"/>
          <w:color w:val="596174"/>
          <w:spacing w:val="-6"/>
          <w:sz w:val="24"/>
          <w:szCs w:val="24"/>
        </w:rPr>
      </w:pPr>
      <w:r w:rsidRPr="004A5736">
        <w:rPr>
          <w:rFonts w:ascii="Times New Roman" w:eastAsia="Times New Roman" w:hAnsi="Times New Roman" w:cs="Times New Roman"/>
          <w:b/>
          <w:bCs/>
          <w:color w:val="6B7C8B"/>
          <w:spacing w:val="-6"/>
          <w:sz w:val="24"/>
          <w:szCs w:val="24"/>
        </w:rPr>
        <w:t>{</w:t>
      </w:r>
      <w:r w:rsidRPr="004A5736">
        <w:rPr>
          <w:rFonts w:ascii="Times New Roman" w:eastAsia="Times New Roman" w:hAnsi="Times New Roman" w:cs="Times New Roman"/>
          <w:color w:val="D19A66"/>
          <w:spacing w:val="-6"/>
          <w:sz w:val="24"/>
          <w:szCs w:val="24"/>
        </w:rPr>
        <w:t>22</w:t>
      </w:r>
      <w:r w:rsidRPr="004A5736">
        <w:rPr>
          <w:rFonts w:ascii="Times New Roman" w:eastAsia="Times New Roman" w:hAnsi="Times New Roman" w:cs="Times New Roman"/>
          <w:color w:val="CFD5E0"/>
          <w:spacing w:val="-6"/>
          <w:sz w:val="24"/>
          <w:szCs w:val="24"/>
        </w:rPr>
        <w:t xml:space="preserve">=I, </w:t>
      </w:r>
      <w:r w:rsidRPr="004A5736">
        <w:rPr>
          <w:rFonts w:ascii="Times New Roman" w:eastAsia="Times New Roman" w:hAnsi="Times New Roman" w:cs="Times New Roman"/>
          <w:color w:val="D19A66"/>
          <w:spacing w:val="-6"/>
          <w:sz w:val="24"/>
          <w:szCs w:val="24"/>
        </w:rPr>
        <w:t>8</w:t>
      </w:r>
      <w:r w:rsidRPr="004A5736">
        <w:rPr>
          <w:rFonts w:ascii="Times New Roman" w:eastAsia="Times New Roman" w:hAnsi="Times New Roman" w:cs="Times New Roman"/>
          <w:color w:val="CFD5E0"/>
          <w:spacing w:val="-6"/>
          <w:sz w:val="24"/>
          <w:szCs w:val="24"/>
        </w:rPr>
        <w:t xml:space="preserve">=H, </w:t>
      </w:r>
      <w:r w:rsidRPr="004A5736">
        <w:rPr>
          <w:rFonts w:ascii="Times New Roman" w:eastAsia="Times New Roman" w:hAnsi="Times New Roman" w:cs="Times New Roman"/>
          <w:color w:val="D19A66"/>
          <w:spacing w:val="-6"/>
          <w:sz w:val="24"/>
          <w:szCs w:val="24"/>
        </w:rPr>
        <w:t>7</w:t>
      </w:r>
      <w:r w:rsidRPr="004A5736">
        <w:rPr>
          <w:rFonts w:ascii="Times New Roman" w:eastAsia="Times New Roman" w:hAnsi="Times New Roman" w:cs="Times New Roman"/>
          <w:color w:val="CFD5E0"/>
          <w:spacing w:val="-6"/>
          <w:sz w:val="24"/>
          <w:szCs w:val="24"/>
        </w:rPr>
        <w:t xml:space="preserve">=G, </w:t>
      </w:r>
      <w:r w:rsidRPr="004A5736">
        <w:rPr>
          <w:rFonts w:ascii="Times New Roman" w:eastAsia="Times New Roman" w:hAnsi="Times New Roman" w:cs="Times New Roman"/>
          <w:color w:val="D19A66"/>
          <w:spacing w:val="-6"/>
          <w:sz w:val="24"/>
          <w:szCs w:val="24"/>
        </w:rPr>
        <w:t>6</w:t>
      </w:r>
      <w:r w:rsidRPr="004A5736">
        <w:rPr>
          <w:rFonts w:ascii="Times New Roman" w:eastAsia="Times New Roman" w:hAnsi="Times New Roman" w:cs="Times New Roman"/>
          <w:color w:val="CFD5E0"/>
          <w:spacing w:val="-6"/>
          <w:sz w:val="24"/>
          <w:szCs w:val="24"/>
        </w:rPr>
        <w:t xml:space="preserve">=F, </w:t>
      </w:r>
      <w:r w:rsidRPr="004A5736">
        <w:rPr>
          <w:rFonts w:ascii="Times New Roman" w:eastAsia="Times New Roman" w:hAnsi="Times New Roman" w:cs="Times New Roman"/>
          <w:color w:val="D19A66"/>
          <w:spacing w:val="-6"/>
          <w:sz w:val="24"/>
          <w:szCs w:val="24"/>
        </w:rPr>
        <w:t>5</w:t>
      </w:r>
      <w:r w:rsidRPr="004A5736">
        <w:rPr>
          <w:rFonts w:ascii="Times New Roman" w:eastAsia="Times New Roman" w:hAnsi="Times New Roman" w:cs="Times New Roman"/>
          <w:color w:val="CFD5E0"/>
          <w:spacing w:val="-6"/>
          <w:sz w:val="24"/>
          <w:szCs w:val="24"/>
        </w:rPr>
        <w:t xml:space="preserve">=E, </w:t>
      </w:r>
      <w:r w:rsidRPr="004A5736">
        <w:rPr>
          <w:rFonts w:ascii="Times New Roman" w:eastAsia="Times New Roman" w:hAnsi="Times New Roman" w:cs="Times New Roman"/>
          <w:color w:val="D19A66"/>
          <w:spacing w:val="-6"/>
          <w:sz w:val="24"/>
          <w:szCs w:val="24"/>
        </w:rPr>
        <w:t>4</w:t>
      </w:r>
      <w:r w:rsidRPr="004A5736">
        <w:rPr>
          <w:rFonts w:ascii="Times New Roman" w:eastAsia="Times New Roman" w:hAnsi="Times New Roman" w:cs="Times New Roman"/>
          <w:color w:val="CFD5E0"/>
          <w:spacing w:val="-6"/>
          <w:sz w:val="24"/>
          <w:szCs w:val="24"/>
        </w:rPr>
        <w:t xml:space="preserve">=D, </w:t>
      </w:r>
      <w:r w:rsidRPr="004A5736">
        <w:rPr>
          <w:rFonts w:ascii="Times New Roman" w:eastAsia="Times New Roman" w:hAnsi="Times New Roman" w:cs="Times New Roman"/>
          <w:color w:val="D19A66"/>
          <w:spacing w:val="-6"/>
          <w:sz w:val="24"/>
          <w:szCs w:val="24"/>
        </w:rPr>
        <w:t>3</w:t>
      </w:r>
      <w:r w:rsidRPr="004A5736">
        <w:rPr>
          <w:rFonts w:ascii="Times New Roman" w:eastAsia="Times New Roman" w:hAnsi="Times New Roman" w:cs="Times New Roman"/>
          <w:color w:val="CFD5E0"/>
          <w:spacing w:val="-6"/>
          <w:sz w:val="24"/>
          <w:szCs w:val="24"/>
        </w:rPr>
        <w:t xml:space="preserve">=C, </w:t>
      </w:r>
      <w:r w:rsidRPr="004A5736">
        <w:rPr>
          <w:rFonts w:ascii="Times New Roman" w:eastAsia="Times New Roman" w:hAnsi="Times New Roman" w:cs="Times New Roman"/>
          <w:color w:val="D19A66"/>
          <w:spacing w:val="-6"/>
          <w:sz w:val="24"/>
          <w:szCs w:val="24"/>
        </w:rPr>
        <w:t>25</w:t>
      </w:r>
      <w:r w:rsidRPr="004A5736">
        <w:rPr>
          <w:rFonts w:ascii="Times New Roman" w:eastAsia="Times New Roman" w:hAnsi="Times New Roman" w:cs="Times New Roman"/>
          <w:color w:val="CFD5E0"/>
          <w:spacing w:val="-6"/>
          <w:sz w:val="24"/>
          <w:szCs w:val="24"/>
        </w:rPr>
        <w:t xml:space="preserve">=L, </w:t>
      </w:r>
      <w:r w:rsidRPr="004A5736">
        <w:rPr>
          <w:rFonts w:ascii="Times New Roman" w:eastAsia="Times New Roman" w:hAnsi="Times New Roman" w:cs="Times New Roman"/>
          <w:color w:val="D19A66"/>
          <w:spacing w:val="-6"/>
          <w:sz w:val="24"/>
          <w:szCs w:val="24"/>
        </w:rPr>
        <w:t>2</w:t>
      </w:r>
      <w:r w:rsidRPr="004A5736">
        <w:rPr>
          <w:rFonts w:ascii="Times New Roman" w:eastAsia="Times New Roman" w:hAnsi="Times New Roman" w:cs="Times New Roman"/>
          <w:color w:val="CFD5E0"/>
          <w:spacing w:val="-6"/>
          <w:sz w:val="24"/>
          <w:szCs w:val="24"/>
        </w:rPr>
        <w:t xml:space="preserve">=B, </w:t>
      </w:r>
      <w:r w:rsidRPr="004A5736">
        <w:rPr>
          <w:rFonts w:ascii="Times New Roman" w:eastAsia="Times New Roman" w:hAnsi="Times New Roman" w:cs="Times New Roman"/>
          <w:color w:val="D19A66"/>
          <w:spacing w:val="-6"/>
          <w:sz w:val="24"/>
          <w:szCs w:val="24"/>
        </w:rPr>
        <w:t>1</w:t>
      </w:r>
      <w:r w:rsidRPr="004A5736">
        <w:rPr>
          <w:rFonts w:ascii="Times New Roman" w:eastAsia="Times New Roman" w:hAnsi="Times New Roman" w:cs="Times New Roman"/>
          <w:color w:val="CFD5E0"/>
          <w:spacing w:val="-6"/>
          <w:sz w:val="24"/>
          <w:szCs w:val="24"/>
        </w:rPr>
        <w:t xml:space="preserve">=A, </w:t>
      </w:r>
      <w:r w:rsidRPr="004A5736">
        <w:rPr>
          <w:rFonts w:ascii="Times New Roman" w:eastAsia="Times New Roman" w:hAnsi="Times New Roman" w:cs="Times New Roman"/>
          <w:color w:val="D19A66"/>
          <w:spacing w:val="-6"/>
          <w:sz w:val="24"/>
          <w:szCs w:val="24"/>
        </w:rPr>
        <w:t>23</w:t>
      </w:r>
      <w:r w:rsidRPr="004A5736">
        <w:rPr>
          <w:rFonts w:ascii="Times New Roman" w:eastAsia="Times New Roman" w:hAnsi="Times New Roman" w:cs="Times New Roman"/>
          <w:color w:val="CFD5E0"/>
          <w:spacing w:val="-6"/>
          <w:sz w:val="24"/>
          <w:szCs w:val="24"/>
        </w:rPr>
        <w:t xml:space="preserve">=J, </w:t>
      </w:r>
      <w:r w:rsidRPr="004A5736">
        <w:rPr>
          <w:rFonts w:ascii="Times New Roman" w:eastAsia="Times New Roman" w:hAnsi="Times New Roman" w:cs="Times New Roman"/>
          <w:color w:val="D19A66"/>
          <w:spacing w:val="-6"/>
          <w:sz w:val="24"/>
          <w:szCs w:val="24"/>
        </w:rPr>
        <w:t>0</w:t>
      </w:r>
      <w:r w:rsidRPr="004A5736">
        <w:rPr>
          <w:rFonts w:ascii="Times New Roman" w:eastAsia="Times New Roman" w:hAnsi="Times New Roman" w:cs="Times New Roman"/>
          <w:color w:val="CFD5E0"/>
          <w:spacing w:val="-6"/>
          <w:sz w:val="24"/>
          <w:szCs w:val="24"/>
        </w:rPr>
        <w:t>=K</w:t>
      </w:r>
      <w:r w:rsidRPr="004A5736">
        <w:rPr>
          <w:rFonts w:ascii="Times New Roman" w:eastAsia="Times New Roman" w:hAnsi="Times New Roman" w:cs="Times New Roman"/>
          <w:b/>
          <w:bCs/>
          <w:color w:val="6B7C8B"/>
          <w:spacing w:val="-6"/>
          <w:sz w:val="24"/>
          <w:szCs w:val="24"/>
        </w:rPr>
        <w:t>}</w:t>
      </w:r>
    </w:p>
    <w:p w:rsidR="00634A93" w:rsidRPr="004A5736" w:rsidRDefault="00634A93" w:rsidP="00634A93">
      <w:pPr>
        <w:shd w:val="clear" w:color="auto" w:fill="272B33"/>
        <w:spacing w:after="0" w:line="240" w:lineRule="auto"/>
        <w:rPr>
          <w:rFonts w:ascii="Times New Roman" w:eastAsia="Times New Roman" w:hAnsi="Times New Roman" w:cs="Times New Roman"/>
          <w:color w:val="596174"/>
          <w:spacing w:val="-6"/>
          <w:sz w:val="24"/>
          <w:szCs w:val="24"/>
        </w:rPr>
      </w:pPr>
      <w:r w:rsidRPr="004A5736">
        <w:rPr>
          <w:rFonts w:ascii="Times New Roman" w:eastAsia="Times New Roman" w:hAnsi="Times New Roman" w:cs="Times New Roman"/>
          <w:b/>
          <w:bCs/>
          <w:color w:val="6B7C8B"/>
          <w:spacing w:val="-6"/>
          <w:sz w:val="24"/>
          <w:szCs w:val="24"/>
        </w:rPr>
        <w:t>[</w:t>
      </w:r>
      <w:r w:rsidRPr="004A5736">
        <w:rPr>
          <w:rFonts w:ascii="Times New Roman" w:eastAsia="Times New Roman" w:hAnsi="Times New Roman" w:cs="Times New Roman"/>
          <w:color w:val="CFD5E0"/>
          <w:spacing w:val="-6"/>
          <w:sz w:val="24"/>
          <w:szCs w:val="24"/>
        </w:rPr>
        <w:t>key22, value=I</w:t>
      </w:r>
      <w:r w:rsidRPr="004A5736">
        <w:rPr>
          <w:rFonts w:ascii="Times New Roman" w:eastAsia="Times New Roman" w:hAnsi="Times New Roman" w:cs="Times New Roman"/>
          <w:b/>
          <w:bCs/>
          <w:color w:val="6B7C8B"/>
          <w:spacing w:val="-6"/>
          <w:sz w:val="24"/>
          <w:szCs w:val="24"/>
        </w:rPr>
        <w:t>]</w:t>
      </w:r>
    </w:p>
    <w:p w:rsidR="00634A93" w:rsidRPr="004A5736" w:rsidRDefault="00634A93" w:rsidP="00634A93">
      <w:pPr>
        <w:shd w:val="clear" w:color="auto" w:fill="272B33"/>
        <w:spacing w:after="0" w:line="240" w:lineRule="auto"/>
        <w:rPr>
          <w:rFonts w:ascii="Times New Roman" w:eastAsia="Times New Roman" w:hAnsi="Times New Roman" w:cs="Times New Roman"/>
          <w:color w:val="596174"/>
          <w:spacing w:val="-6"/>
          <w:sz w:val="24"/>
          <w:szCs w:val="24"/>
        </w:rPr>
      </w:pPr>
      <w:r w:rsidRPr="004A5736">
        <w:rPr>
          <w:rFonts w:ascii="Times New Roman" w:eastAsia="Times New Roman" w:hAnsi="Times New Roman" w:cs="Times New Roman"/>
          <w:b/>
          <w:bCs/>
          <w:color w:val="6B7C8B"/>
          <w:spacing w:val="-6"/>
          <w:sz w:val="24"/>
          <w:szCs w:val="24"/>
        </w:rPr>
        <w:t>[</w:t>
      </w:r>
      <w:r w:rsidRPr="004A5736">
        <w:rPr>
          <w:rFonts w:ascii="Times New Roman" w:eastAsia="Times New Roman" w:hAnsi="Times New Roman" w:cs="Times New Roman"/>
          <w:color w:val="CFD5E0"/>
          <w:spacing w:val="-6"/>
          <w:sz w:val="24"/>
          <w:szCs w:val="24"/>
        </w:rPr>
        <w:t>key8, value=H</w:t>
      </w:r>
      <w:r w:rsidRPr="004A5736">
        <w:rPr>
          <w:rFonts w:ascii="Times New Roman" w:eastAsia="Times New Roman" w:hAnsi="Times New Roman" w:cs="Times New Roman"/>
          <w:b/>
          <w:bCs/>
          <w:color w:val="6B7C8B"/>
          <w:spacing w:val="-6"/>
          <w:sz w:val="24"/>
          <w:szCs w:val="24"/>
        </w:rPr>
        <w:t>]</w:t>
      </w:r>
    </w:p>
    <w:p w:rsidR="00634A93" w:rsidRPr="004A5736" w:rsidRDefault="00634A93" w:rsidP="00634A93">
      <w:pPr>
        <w:shd w:val="clear" w:color="auto" w:fill="272B33"/>
        <w:spacing w:after="0" w:line="240" w:lineRule="auto"/>
        <w:rPr>
          <w:rFonts w:ascii="Times New Roman" w:eastAsia="Times New Roman" w:hAnsi="Times New Roman" w:cs="Times New Roman"/>
          <w:color w:val="596174"/>
          <w:spacing w:val="-6"/>
          <w:sz w:val="24"/>
          <w:szCs w:val="24"/>
        </w:rPr>
      </w:pPr>
      <w:r w:rsidRPr="004A5736">
        <w:rPr>
          <w:rFonts w:ascii="Times New Roman" w:eastAsia="Times New Roman" w:hAnsi="Times New Roman" w:cs="Times New Roman"/>
          <w:b/>
          <w:bCs/>
          <w:color w:val="6B7C8B"/>
          <w:spacing w:val="-6"/>
          <w:sz w:val="24"/>
          <w:szCs w:val="24"/>
        </w:rPr>
        <w:t>[</w:t>
      </w:r>
      <w:r w:rsidRPr="004A5736">
        <w:rPr>
          <w:rFonts w:ascii="Times New Roman" w:eastAsia="Times New Roman" w:hAnsi="Times New Roman" w:cs="Times New Roman"/>
          <w:color w:val="CFD5E0"/>
          <w:spacing w:val="-6"/>
          <w:sz w:val="24"/>
          <w:szCs w:val="24"/>
        </w:rPr>
        <w:t>key7, value=G</w:t>
      </w:r>
      <w:r w:rsidRPr="004A5736">
        <w:rPr>
          <w:rFonts w:ascii="Times New Roman" w:eastAsia="Times New Roman" w:hAnsi="Times New Roman" w:cs="Times New Roman"/>
          <w:b/>
          <w:bCs/>
          <w:color w:val="6B7C8B"/>
          <w:spacing w:val="-6"/>
          <w:sz w:val="24"/>
          <w:szCs w:val="24"/>
        </w:rPr>
        <w:t>]</w:t>
      </w:r>
    </w:p>
    <w:p w:rsidR="00634A93" w:rsidRPr="004A5736" w:rsidRDefault="00634A93" w:rsidP="00634A93">
      <w:pPr>
        <w:shd w:val="clear" w:color="auto" w:fill="272B33"/>
        <w:spacing w:after="0" w:line="240" w:lineRule="auto"/>
        <w:rPr>
          <w:rFonts w:ascii="Times New Roman" w:eastAsia="Times New Roman" w:hAnsi="Times New Roman" w:cs="Times New Roman"/>
          <w:color w:val="596174"/>
          <w:spacing w:val="-6"/>
          <w:sz w:val="24"/>
          <w:szCs w:val="24"/>
        </w:rPr>
      </w:pPr>
      <w:r w:rsidRPr="004A5736">
        <w:rPr>
          <w:rFonts w:ascii="Times New Roman" w:eastAsia="Times New Roman" w:hAnsi="Times New Roman" w:cs="Times New Roman"/>
          <w:b/>
          <w:bCs/>
          <w:color w:val="6B7C8B"/>
          <w:spacing w:val="-6"/>
          <w:sz w:val="24"/>
          <w:szCs w:val="24"/>
        </w:rPr>
        <w:t>[</w:t>
      </w:r>
      <w:r w:rsidRPr="004A5736">
        <w:rPr>
          <w:rFonts w:ascii="Times New Roman" w:eastAsia="Times New Roman" w:hAnsi="Times New Roman" w:cs="Times New Roman"/>
          <w:color w:val="CFD5E0"/>
          <w:spacing w:val="-6"/>
          <w:sz w:val="24"/>
          <w:szCs w:val="24"/>
        </w:rPr>
        <w:t>key6, value=F</w:t>
      </w:r>
      <w:r w:rsidRPr="004A5736">
        <w:rPr>
          <w:rFonts w:ascii="Times New Roman" w:eastAsia="Times New Roman" w:hAnsi="Times New Roman" w:cs="Times New Roman"/>
          <w:b/>
          <w:bCs/>
          <w:color w:val="6B7C8B"/>
          <w:spacing w:val="-6"/>
          <w:sz w:val="24"/>
          <w:szCs w:val="24"/>
        </w:rPr>
        <w:t>]</w:t>
      </w:r>
    </w:p>
    <w:p w:rsidR="00634A93" w:rsidRPr="004A5736" w:rsidRDefault="00634A93" w:rsidP="00634A93">
      <w:pPr>
        <w:shd w:val="clear" w:color="auto" w:fill="272B33"/>
        <w:spacing w:after="0" w:line="240" w:lineRule="auto"/>
        <w:rPr>
          <w:rFonts w:ascii="Times New Roman" w:eastAsia="Times New Roman" w:hAnsi="Times New Roman" w:cs="Times New Roman"/>
          <w:color w:val="596174"/>
          <w:spacing w:val="-6"/>
          <w:sz w:val="24"/>
          <w:szCs w:val="24"/>
        </w:rPr>
      </w:pPr>
      <w:r w:rsidRPr="004A5736">
        <w:rPr>
          <w:rFonts w:ascii="Times New Roman" w:eastAsia="Times New Roman" w:hAnsi="Times New Roman" w:cs="Times New Roman"/>
          <w:b/>
          <w:bCs/>
          <w:color w:val="6B7C8B"/>
          <w:spacing w:val="-6"/>
          <w:sz w:val="24"/>
          <w:szCs w:val="24"/>
        </w:rPr>
        <w:t>[</w:t>
      </w:r>
      <w:r w:rsidRPr="004A5736">
        <w:rPr>
          <w:rFonts w:ascii="Times New Roman" w:eastAsia="Times New Roman" w:hAnsi="Times New Roman" w:cs="Times New Roman"/>
          <w:color w:val="CFD5E0"/>
          <w:spacing w:val="-6"/>
          <w:sz w:val="24"/>
          <w:szCs w:val="24"/>
        </w:rPr>
        <w:t>key5, value=E</w:t>
      </w:r>
      <w:r w:rsidRPr="004A5736">
        <w:rPr>
          <w:rFonts w:ascii="Times New Roman" w:eastAsia="Times New Roman" w:hAnsi="Times New Roman" w:cs="Times New Roman"/>
          <w:b/>
          <w:bCs/>
          <w:color w:val="6B7C8B"/>
          <w:spacing w:val="-6"/>
          <w:sz w:val="24"/>
          <w:szCs w:val="24"/>
        </w:rPr>
        <w:t>]</w:t>
      </w:r>
    </w:p>
    <w:p w:rsidR="00634A93" w:rsidRPr="004A5736" w:rsidRDefault="00634A93" w:rsidP="00634A93">
      <w:pPr>
        <w:shd w:val="clear" w:color="auto" w:fill="272B33"/>
        <w:spacing w:after="0" w:line="240" w:lineRule="auto"/>
        <w:rPr>
          <w:rFonts w:ascii="Times New Roman" w:eastAsia="Times New Roman" w:hAnsi="Times New Roman" w:cs="Times New Roman"/>
          <w:color w:val="596174"/>
          <w:spacing w:val="-6"/>
          <w:sz w:val="24"/>
          <w:szCs w:val="24"/>
        </w:rPr>
      </w:pPr>
      <w:r w:rsidRPr="004A5736">
        <w:rPr>
          <w:rFonts w:ascii="Times New Roman" w:eastAsia="Times New Roman" w:hAnsi="Times New Roman" w:cs="Times New Roman"/>
          <w:b/>
          <w:bCs/>
          <w:color w:val="6B7C8B"/>
          <w:spacing w:val="-6"/>
          <w:sz w:val="24"/>
          <w:szCs w:val="24"/>
        </w:rPr>
        <w:t>[</w:t>
      </w:r>
      <w:r w:rsidRPr="004A5736">
        <w:rPr>
          <w:rFonts w:ascii="Times New Roman" w:eastAsia="Times New Roman" w:hAnsi="Times New Roman" w:cs="Times New Roman"/>
          <w:color w:val="CFD5E0"/>
          <w:spacing w:val="-6"/>
          <w:sz w:val="24"/>
          <w:szCs w:val="24"/>
        </w:rPr>
        <w:t>key4, value=D</w:t>
      </w:r>
      <w:r w:rsidRPr="004A5736">
        <w:rPr>
          <w:rFonts w:ascii="Times New Roman" w:eastAsia="Times New Roman" w:hAnsi="Times New Roman" w:cs="Times New Roman"/>
          <w:b/>
          <w:bCs/>
          <w:color w:val="6B7C8B"/>
          <w:spacing w:val="-6"/>
          <w:sz w:val="24"/>
          <w:szCs w:val="24"/>
        </w:rPr>
        <w:t>]</w:t>
      </w:r>
    </w:p>
    <w:p w:rsidR="00634A93" w:rsidRPr="004A5736" w:rsidRDefault="00634A93" w:rsidP="00634A93">
      <w:pPr>
        <w:shd w:val="clear" w:color="auto" w:fill="272B33"/>
        <w:spacing w:after="0" w:line="240" w:lineRule="auto"/>
        <w:rPr>
          <w:rFonts w:ascii="Times New Roman" w:eastAsia="Times New Roman" w:hAnsi="Times New Roman" w:cs="Times New Roman"/>
          <w:color w:val="596174"/>
          <w:spacing w:val="-6"/>
          <w:sz w:val="24"/>
          <w:szCs w:val="24"/>
        </w:rPr>
      </w:pPr>
      <w:r w:rsidRPr="004A5736">
        <w:rPr>
          <w:rFonts w:ascii="Times New Roman" w:eastAsia="Times New Roman" w:hAnsi="Times New Roman" w:cs="Times New Roman"/>
          <w:b/>
          <w:bCs/>
          <w:color w:val="6B7C8B"/>
          <w:spacing w:val="-6"/>
          <w:sz w:val="24"/>
          <w:szCs w:val="24"/>
        </w:rPr>
        <w:t>[</w:t>
      </w:r>
      <w:r w:rsidRPr="004A5736">
        <w:rPr>
          <w:rFonts w:ascii="Times New Roman" w:eastAsia="Times New Roman" w:hAnsi="Times New Roman" w:cs="Times New Roman"/>
          <w:color w:val="CFD5E0"/>
          <w:spacing w:val="-6"/>
          <w:sz w:val="24"/>
          <w:szCs w:val="24"/>
        </w:rPr>
        <w:t>key3, value=C</w:t>
      </w:r>
      <w:r w:rsidRPr="004A5736">
        <w:rPr>
          <w:rFonts w:ascii="Times New Roman" w:eastAsia="Times New Roman" w:hAnsi="Times New Roman" w:cs="Times New Roman"/>
          <w:b/>
          <w:bCs/>
          <w:color w:val="6B7C8B"/>
          <w:spacing w:val="-6"/>
          <w:sz w:val="24"/>
          <w:szCs w:val="24"/>
        </w:rPr>
        <w:t>]</w:t>
      </w:r>
    </w:p>
    <w:p w:rsidR="00634A93" w:rsidRPr="004A5736" w:rsidRDefault="00634A93" w:rsidP="00634A93">
      <w:pPr>
        <w:shd w:val="clear" w:color="auto" w:fill="272B33"/>
        <w:spacing w:after="0" w:line="240" w:lineRule="auto"/>
        <w:rPr>
          <w:rFonts w:ascii="Times New Roman" w:eastAsia="Times New Roman" w:hAnsi="Times New Roman" w:cs="Times New Roman"/>
          <w:color w:val="596174"/>
          <w:spacing w:val="-6"/>
          <w:sz w:val="24"/>
          <w:szCs w:val="24"/>
        </w:rPr>
      </w:pPr>
      <w:r w:rsidRPr="004A5736">
        <w:rPr>
          <w:rFonts w:ascii="Times New Roman" w:eastAsia="Times New Roman" w:hAnsi="Times New Roman" w:cs="Times New Roman"/>
          <w:b/>
          <w:bCs/>
          <w:color w:val="6B7C8B"/>
          <w:spacing w:val="-6"/>
          <w:sz w:val="24"/>
          <w:szCs w:val="24"/>
        </w:rPr>
        <w:t>[</w:t>
      </w:r>
      <w:r w:rsidRPr="004A5736">
        <w:rPr>
          <w:rFonts w:ascii="Times New Roman" w:eastAsia="Times New Roman" w:hAnsi="Times New Roman" w:cs="Times New Roman"/>
          <w:color w:val="CFD5E0"/>
          <w:spacing w:val="-6"/>
          <w:sz w:val="24"/>
          <w:szCs w:val="24"/>
        </w:rPr>
        <w:t>key25, value=L</w:t>
      </w:r>
      <w:r w:rsidRPr="004A5736">
        <w:rPr>
          <w:rFonts w:ascii="Times New Roman" w:eastAsia="Times New Roman" w:hAnsi="Times New Roman" w:cs="Times New Roman"/>
          <w:b/>
          <w:bCs/>
          <w:color w:val="6B7C8B"/>
          <w:spacing w:val="-6"/>
          <w:sz w:val="24"/>
          <w:szCs w:val="24"/>
        </w:rPr>
        <w:t>]</w:t>
      </w:r>
    </w:p>
    <w:p w:rsidR="00634A93" w:rsidRPr="004A5736" w:rsidRDefault="00634A93" w:rsidP="00634A93">
      <w:pPr>
        <w:shd w:val="clear" w:color="auto" w:fill="272B33"/>
        <w:spacing w:after="0" w:line="240" w:lineRule="auto"/>
        <w:rPr>
          <w:rFonts w:ascii="Times New Roman" w:eastAsia="Times New Roman" w:hAnsi="Times New Roman" w:cs="Times New Roman"/>
          <w:color w:val="596174"/>
          <w:spacing w:val="-6"/>
          <w:sz w:val="24"/>
          <w:szCs w:val="24"/>
        </w:rPr>
      </w:pPr>
      <w:r w:rsidRPr="004A5736">
        <w:rPr>
          <w:rFonts w:ascii="Times New Roman" w:eastAsia="Times New Roman" w:hAnsi="Times New Roman" w:cs="Times New Roman"/>
          <w:b/>
          <w:bCs/>
          <w:color w:val="6B7C8B"/>
          <w:spacing w:val="-6"/>
          <w:sz w:val="24"/>
          <w:szCs w:val="24"/>
        </w:rPr>
        <w:t>[</w:t>
      </w:r>
      <w:r w:rsidRPr="004A5736">
        <w:rPr>
          <w:rFonts w:ascii="Times New Roman" w:eastAsia="Times New Roman" w:hAnsi="Times New Roman" w:cs="Times New Roman"/>
          <w:color w:val="CFD5E0"/>
          <w:spacing w:val="-6"/>
          <w:sz w:val="24"/>
          <w:szCs w:val="24"/>
        </w:rPr>
        <w:t>key2, value=B</w:t>
      </w:r>
      <w:r w:rsidRPr="004A5736">
        <w:rPr>
          <w:rFonts w:ascii="Times New Roman" w:eastAsia="Times New Roman" w:hAnsi="Times New Roman" w:cs="Times New Roman"/>
          <w:b/>
          <w:bCs/>
          <w:color w:val="6B7C8B"/>
          <w:spacing w:val="-6"/>
          <w:sz w:val="24"/>
          <w:szCs w:val="24"/>
        </w:rPr>
        <w:t>]</w:t>
      </w:r>
    </w:p>
    <w:p w:rsidR="00634A93" w:rsidRPr="004A5736" w:rsidRDefault="00634A93" w:rsidP="00634A93">
      <w:pPr>
        <w:shd w:val="clear" w:color="auto" w:fill="272B33"/>
        <w:spacing w:after="0" w:line="240" w:lineRule="auto"/>
        <w:rPr>
          <w:rFonts w:ascii="Times New Roman" w:eastAsia="Times New Roman" w:hAnsi="Times New Roman" w:cs="Times New Roman"/>
          <w:color w:val="596174"/>
          <w:spacing w:val="-6"/>
          <w:sz w:val="24"/>
          <w:szCs w:val="24"/>
        </w:rPr>
      </w:pPr>
      <w:r w:rsidRPr="004A5736">
        <w:rPr>
          <w:rFonts w:ascii="Times New Roman" w:eastAsia="Times New Roman" w:hAnsi="Times New Roman" w:cs="Times New Roman"/>
          <w:b/>
          <w:bCs/>
          <w:color w:val="6B7C8B"/>
          <w:spacing w:val="-6"/>
          <w:sz w:val="24"/>
          <w:szCs w:val="24"/>
        </w:rPr>
        <w:t>[</w:t>
      </w:r>
      <w:r w:rsidRPr="004A5736">
        <w:rPr>
          <w:rFonts w:ascii="Times New Roman" w:eastAsia="Times New Roman" w:hAnsi="Times New Roman" w:cs="Times New Roman"/>
          <w:color w:val="CFD5E0"/>
          <w:spacing w:val="-6"/>
          <w:sz w:val="24"/>
          <w:szCs w:val="24"/>
        </w:rPr>
        <w:t>key1, value=A</w:t>
      </w:r>
      <w:r w:rsidRPr="004A5736">
        <w:rPr>
          <w:rFonts w:ascii="Times New Roman" w:eastAsia="Times New Roman" w:hAnsi="Times New Roman" w:cs="Times New Roman"/>
          <w:b/>
          <w:bCs/>
          <w:color w:val="6B7C8B"/>
          <w:spacing w:val="-6"/>
          <w:sz w:val="24"/>
          <w:szCs w:val="24"/>
        </w:rPr>
        <w:t>]</w:t>
      </w:r>
    </w:p>
    <w:p w:rsidR="00634A93" w:rsidRPr="004A5736" w:rsidRDefault="00634A93" w:rsidP="00634A93">
      <w:pPr>
        <w:shd w:val="clear" w:color="auto" w:fill="272B33"/>
        <w:spacing w:after="0" w:line="240" w:lineRule="auto"/>
        <w:rPr>
          <w:rFonts w:ascii="Times New Roman" w:eastAsia="Times New Roman" w:hAnsi="Times New Roman" w:cs="Times New Roman"/>
          <w:color w:val="596174"/>
          <w:spacing w:val="-6"/>
          <w:sz w:val="24"/>
          <w:szCs w:val="24"/>
        </w:rPr>
      </w:pPr>
      <w:r w:rsidRPr="004A5736">
        <w:rPr>
          <w:rFonts w:ascii="Times New Roman" w:eastAsia="Times New Roman" w:hAnsi="Times New Roman" w:cs="Times New Roman"/>
          <w:b/>
          <w:bCs/>
          <w:color w:val="6B7C8B"/>
          <w:spacing w:val="-6"/>
          <w:sz w:val="24"/>
          <w:szCs w:val="24"/>
        </w:rPr>
        <w:t>[</w:t>
      </w:r>
      <w:r w:rsidRPr="004A5736">
        <w:rPr>
          <w:rFonts w:ascii="Times New Roman" w:eastAsia="Times New Roman" w:hAnsi="Times New Roman" w:cs="Times New Roman"/>
          <w:color w:val="CFD5E0"/>
          <w:spacing w:val="-6"/>
          <w:sz w:val="24"/>
          <w:szCs w:val="24"/>
        </w:rPr>
        <w:t>key23, value=J</w:t>
      </w:r>
      <w:r w:rsidRPr="004A5736">
        <w:rPr>
          <w:rFonts w:ascii="Times New Roman" w:eastAsia="Times New Roman" w:hAnsi="Times New Roman" w:cs="Times New Roman"/>
          <w:b/>
          <w:bCs/>
          <w:color w:val="6B7C8B"/>
          <w:spacing w:val="-6"/>
          <w:sz w:val="24"/>
          <w:szCs w:val="24"/>
        </w:rPr>
        <w:t>]</w:t>
      </w:r>
    </w:p>
    <w:p w:rsidR="00634A93" w:rsidRPr="004A5736" w:rsidRDefault="00634A93" w:rsidP="00634A93">
      <w:pPr>
        <w:shd w:val="clear" w:color="auto" w:fill="2E353E"/>
        <w:spacing w:after="0" w:line="240" w:lineRule="auto"/>
        <w:rPr>
          <w:rFonts w:ascii="Times New Roman" w:eastAsia="Times New Roman" w:hAnsi="Times New Roman" w:cs="Times New Roman"/>
          <w:color w:val="596174"/>
          <w:spacing w:val="-6"/>
          <w:sz w:val="24"/>
          <w:szCs w:val="24"/>
        </w:rPr>
      </w:pPr>
      <w:r w:rsidRPr="004A5736">
        <w:rPr>
          <w:rFonts w:ascii="Times New Roman" w:eastAsia="Times New Roman" w:hAnsi="Times New Roman" w:cs="Times New Roman"/>
          <w:b/>
          <w:bCs/>
          <w:color w:val="6B7C8B"/>
          <w:spacing w:val="-6"/>
          <w:sz w:val="24"/>
          <w:szCs w:val="24"/>
        </w:rPr>
        <w:t>[</w:t>
      </w:r>
      <w:r w:rsidRPr="004A5736">
        <w:rPr>
          <w:rFonts w:ascii="Times New Roman" w:eastAsia="Times New Roman" w:hAnsi="Times New Roman" w:cs="Times New Roman"/>
          <w:color w:val="CFD5E0"/>
          <w:spacing w:val="-6"/>
          <w:sz w:val="24"/>
          <w:szCs w:val="24"/>
        </w:rPr>
        <w:t>key0, value=K</w:t>
      </w:r>
      <w:r w:rsidRPr="004A5736">
        <w:rPr>
          <w:rFonts w:ascii="Times New Roman" w:eastAsia="Times New Roman" w:hAnsi="Times New Roman" w:cs="Times New Roman"/>
          <w:b/>
          <w:bCs/>
          <w:color w:val="6B7C8B"/>
          <w:spacing w:val="-6"/>
          <w:sz w:val="24"/>
          <w:szCs w:val="24"/>
        </w:rPr>
        <w:t>]</w:t>
      </w:r>
    </w:p>
    <w:p w:rsidR="00634A93" w:rsidRPr="004A5736" w:rsidRDefault="00634A93" w:rsidP="00634A93">
      <w:pPr>
        <w:spacing w:line="240" w:lineRule="auto"/>
        <w:rPr>
          <w:rFonts w:ascii="Times New Roman" w:hAnsi="Times New Roman" w:cs="Times New Roman"/>
          <w:sz w:val="24"/>
          <w:szCs w:val="24"/>
        </w:rPr>
      </w:pPr>
    </w:p>
    <w:p w:rsidR="00634A93" w:rsidRPr="004A5736" w:rsidRDefault="00634A93" w:rsidP="00634A93">
      <w:pPr>
        <w:spacing w:line="240" w:lineRule="auto"/>
        <w:rPr>
          <w:rFonts w:ascii="Times New Roman" w:hAnsi="Times New Roman" w:cs="Times New Roman"/>
          <w:sz w:val="24"/>
          <w:szCs w:val="24"/>
        </w:rPr>
      </w:pPr>
    </w:p>
    <w:p w:rsidR="00634A93" w:rsidRPr="004A5736" w:rsidRDefault="00634A93" w:rsidP="00634A93">
      <w:pPr>
        <w:pStyle w:val="HTMLPreformatted"/>
        <w:pBdr>
          <w:left w:val="single" w:sz="36" w:space="12" w:color="FF0000"/>
        </w:pBdr>
        <w:shd w:val="clear" w:color="auto" w:fill="403432"/>
        <w:spacing w:after="360"/>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java.util.Enumeration</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spacing w:after="360"/>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java.util.Vector</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spacing w:after="360"/>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class </w:t>
      </w:r>
      <w:proofErr w:type="spellStart"/>
      <w:r w:rsidRPr="004A5736">
        <w:rPr>
          <w:rFonts w:ascii="Times New Roman" w:hAnsi="Times New Roman" w:cs="Times New Roman"/>
          <w:color w:val="FFFFFF"/>
          <w:sz w:val="24"/>
          <w:szCs w:val="24"/>
        </w:rPr>
        <w:t>EnumerationTest</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spacing w:after="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static void main(String[] </w:t>
      </w:r>
      <w:proofErr w:type="spellStart"/>
      <w:r w:rsidRPr="004A5736">
        <w:rPr>
          <w:rFonts w:ascii="Times New Roman" w:hAnsi="Times New Roman" w:cs="Times New Roman"/>
          <w:color w:val="FFFFFF"/>
          <w:sz w:val="24"/>
          <w:szCs w:val="24"/>
        </w:rPr>
        <w:t>args</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Create</w:t>
      </w:r>
      <w:proofErr w:type="gramEnd"/>
      <w:r w:rsidRPr="004A5736">
        <w:rPr>
          <w:rFonts w:ascii="Times New Roman" w:hAnsi="Times New Roman" w:cs="Times New Roman"/>
          <w:color w:val="FFFFFF"/>
          <w:sz w:val="24"/>
          <w:szCs w:val="24"/>
        </w:rPr>
        <w:t xml:space="preserve"> an object of vector class using generic.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Vector&lt;Integer&gt; v = new Vector&lt;Integer</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for(</w:t>
      </w:r>
      <w:proofErr w:type="spellStart"/>
      <w:proofErr w:type="gramEnd"/>
      <w:r w:rsidRPr="004A5736">
        <w:rPr>
          <w:rFonts w:ascii="Times New Roman" w:hAnsi="Times New Roman" w:cs="Times New Roman"/>
          <w:color w:val="FFFFFF"/>
          <w:sz w:val="24"/>
          <w:szCs w:val="24"/>
        </w:rPr>
        <w:t>int</w:t>
      </w:r>
      <w:proofErr w:type="spell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i</w:t>
      </w:r>
      <w:proofErr w:type="spellEnd"/>
      <w:r w:rsidRPr="004A5736">
        <w:rPr>
          <w:rFonts w:ascii="Times New Roman" w:hAnsi="Times New Roman" w:cs="Times New Roman"/>
          <w:color w:val="FFFFFF"/>
          <w:sz w:val="24"/>
          <w:szCs w:val="24"/>
        </w:rPr>
        <w:t xml:space="preserve">=0; </w:t>
      </w:r>
      <w:proofErr w:type="spellStart"/>
      <w:r w:rsidRPr="004A5736">
        <w:rPr>
          <w:rFonts w:ascii="Times New Roman" w:hAnsi="Times New Roman" w:cs="Times New Roman"/>
          <w:color w:val="FFFFFF"/>
          <w:sz w:val="24"/>
          <w:szCs w:val="24"/>
        </w:rPr>
        <w:t>i</w:t>
      </w:r>
      <w:proofErr w:type="spellEnd"/>
      <w:r w:rsidRPr="004A5736">
        <w:rPr>
          <w:rFonts w:ascii="Times New Roman" w:hAnsi="Times New Roman" w:cs="Times New Roman"/>
          <w:color w:val="FFFFFF"/>
          <w:sz w:val="24"/>
          <w:szCs w:val="24"/>
        </w:rPr>
        <w:t xml:space="preserve">&lt;=10; </w:t>
      </w:r>
      <w:proofErr w:type="spellStart"/>
      <w:r w:rsidRPr="004A5736">
        <w:rPr>
          <w:rFonts w:ascii="Times New Roman" w:hAnsi="Times New Roman" w:cs="Times New Roman"/>
          <w:color w:val="FFFFFF"/>
          <w:sz w:val="24"/>
          <w:szCs w:val="24"/>
        </w:rPr>
        <w:t>i</w:t>
      </w:r>
      <w:proofErr w:type="spellEnd"/>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v.addElement</w:t>
      </w:r>
      <w:proofErr w:type="spellEnd"/>
      <w:r w:rsidRPr="004A5736">
        <w:rPr>
          <w:rFonts w:ascii="Times New Roman" w:hAnsi="Times New Roman" w:cs="Times New Roman"/>
          <w:color w:val="FFFFFF"/>
          <w:sz w:val="24"/>
          <w:szCs w:val="24"/>
        </w:rPr>
        <w:t>(</w:t>
      </w:r>
      <w:proofErr w:type="spellStart"/>
      <w:proofErr w:type="gramEnd"/>
      <w:r w:rsidRPr="004A5736">
        <w:rPr>
          <w:rFonts w:ascii="Times New Roman" w:hAnsi="Times New Roman" w:cs="Times New Roman"/>
          <w:color w:val="FFFFFF"/>
          <w:sz w:val="24"/>
          <w:szCs w:val="24"/>
        </w:rPr>
        <w:t>i</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v);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Enumeration e = </w:t>
      </w:r>
      <w:proofErr w:type="spellStart"/>
      <w:proofErr w:type="gramStart"/>
      <w:r w:rsidRPr="004A5736">
        <w:rPr>
          <w:rFonts w:ascii="Times New Roman" w:hAnsi="Times New Roman" w:cs="Times New Roman"/>
          <w:color w:val="FFFFFF"/>
          <w:sz w:val="24"/>
          <w:szCs w:val="24"/>
        </w:rPr>
        <w:t>v.elements</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while(</w:t>
      </w:r>
      <w:proofErr w:type="spellStart"/>
      <w:proofErr w:type="gramEnd"/>
      <w:r w:rsidRPr="004A5736">
        <w:rPr>
          <w:rFonts w:ascii="Times New Roman" w:hAnsi="Times New Roman" w:cs="Times New Roman"/>
          <w:color w:val="FFFFFF"/>
          <w:sz w:val="24"/>
          <w:szCs w:val="24"/>
        </w:rPr>
        <w:t>e.hasMoreElements</w:t>
      </w:r>
      <w:proofErr w:type="spellEnd"/>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Integer </w:t>
      </w:r>
      <w:proofErr w:type="spellStart"/>
      <w:r w:rsidRPr="004A5736">
        <w:rPr>
          <w:rFonts w:ascii="Times New Roman" w:hAnsi="Times New Roman" w:cs="Times New Roman"/>
          <w:color w:val="FFFFFF"/>
          <w:sz w:val="24"/>
          <w:szCs w:val="24"/>
        </w:rPr>
        <w:t>i</w:t>
      </w:r>
      <w:proofErr w:type="spellEnd"/>
      <w:r w:rsidRPr="004A5736">
        <w:rPr>
          <w:rFonts w:ascii="Times New Roman" w:hAnsi="Times New Roman" w:cs="Times New Roman"/>
          <w:color w:val="FFFFFF"/>
          <w:sz w:val="24"/>
          <w:szCs w:val="24"/>
        </w:rPr>
        <w:t xml:space="preserve"> = (Integer</w:t>
      </w:r>
      <w:proofErr w:type="gramStart"/>
      <w:r w:rsidRPr="004A5736">
        <w:rPr>
          <w:rFonts w:ascii="Times New Roman" w:hAnsi="Times New Roman" w:cs="Times New Roman"/>
          <w:color w:val="FFFFFF"/>
          <w:sz w:val="24"/>
          <w:szCs w:val="24"/>
        </w:rPr>
        <w:t>)</w:t>
      </w:r>
      <w:proofErr w:type="spellStart"/>
      <w:r w:rsidRPr="004A5736">
        <w:rPr>
          <w:rFonts w:ascii="Times New Roman" w:hAnsi="Times New Roman" w:cs="Times New Roman"/>
          <w:color w:val="FFFFFF"/>
          <w:sz w:val="24"/>
          <w:szCs w:val="24"/>
        </w:rPr>
        <w:t>e.nextElement</w:t>
      </w:r>
      <w:proofErr w:type="spellEnd"/>
      <w:proofErr w:type="gramEnd"/>
      <w:r w:rsidRPr="004A5736">
        <w:rPr>
          <w:rFonts w:ascii="Times New Roman" w:hAnsi="Times New Roman" w:cs="Times New Roman"/>
          <w:color w:val="FFFFFF"/>
          <w:sz w:val="24"/>
          <w:szCs w:val="24"/>
        </w:rPr>
        <w:t xml:space="preserve">(); // Direct type casting in one step.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spellStart"/>
      <w:proofErr w:type="gramEnd"/>
      <w:r w:rsidRPr="004A5736">
        <w:rPr>
          <w:rFonts w:ascii="Times New Roman" w:hAnsi="Times New Roman" w:cs="Times New Roman"/>
          <w:color w:val="FFFFFF"/>
          <w:sz w:val="24"/>
          <w:szCs w:val="24"/>
        </w:rPr>
        <w:t>i</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lastRenderedPageBreak/>
        <w:t xml:space="preserve"> }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Enumeration </w:t>
      </w:r>
      <w:proofErr w:type="spellStart"/>
      <w:r w:rsidRPr="004A5736">
        <w:rPr>
          <w:rFonts w:ascii="Times New Roman" w:hAnsi="Times New Roman" w:cs="Times New Roman"/>
          <w:color w:val="FFFFFF"/>
          <w:sz w:val="24"/>
          <w:szCs w:val="24"/>
        </w:rPr>
        <w:t>en</w:t>
      </w:r>
      <w:proofErr w:type="spellEnd"/>
      <w:r w:rsidRPr="004A5736">
        <w:rPr>
          <w:rFonts w:ascii="Times New Roman" w:hAnsi="Times New Roman" w:cs="Times New Roman"/>
          <w:color w:val="FFFFFF"/>
          <w:sz w:val="24"/>
          <w:szCs w:val="24"/>
        </w:rPr>
        <w:t xml:space="preserve"> = </w:t>
      </w:r>
      <w:proofErr w:type="spellStart"/>
      <w:proofErr w:type="gramStart"/>
      <w:r w:rsidRPr="004A5736">
        <w:rPr>
          <w:rFonts w:ascii="Times New Roman" w:hAnsi="Times New Roman" w:cs="Times New Roman"/>
          <w:color w:val="FFFFFF"/>
          <w:sz w:val="24"/>
          <w:szCs w:val="24"/>
        </w:rPr>
        <w:t>v.elements</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while(</w:t>
      </w:r>
      <w:proofErr w:type="spellStart"/>
      <w:proofErr w:type="gramEnd"/>
      <w:r w:rsidRPr="004A5736">
        <w:rPr>
          <w:rFonts w:ascii="Times New Roman" w:hAnsi="Times New Roman" w:cs="Times New Roman"/>
          <w:color w:val="FFFFFF"/>
          <w:sz w:val="24"/>
          <w:szCs w:val="24"/>
        </w:rPr>
        <w:t>en.hasMoreElements</w:t>
      </w:r>
      <w:proofErr w:type="spellEnd"/>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Integer it = (Integer</w:t>
      </w:r>
      <w:proofErr w:type="gramStart"/>
      <w:r w:rsidRPr="004A5736">
        <w:rPr>
          <w:rFonts w:ascii="Times New Roman" w:hAnsi="Times New Roman" w:cs="Times New Roman"/>
          <w:color w:val="FFFFFF"/>
          <w:sz w:val="24"/>
          <w:szCs w:val="24"/>
        </w:rPr>
        <w:t>)</w:t>
      </w:r>
      <w:proofErr w:type="spellStart"/>
      <w:r w:rsidRPr="004A5736">
        <w:rPr>
          <w:rFonts w:ascii="Times New Roman" w:hAnsi="Times New Roman" w:cs="Times New Roman"/>
          <w:color w:val="FFFFFF"/>
          <w:sz w:val="24"/>
          <w:szCs w:val="24"/>
        </w:rPr>
        <w:t>en.nextElement</w:t>
      </w:r>
      <w:proofErr w:type="spellEnd"/>
      <w:proofErr w:type="gram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if(</w:t>
      </w:r>
      <w:proofErr w:type="gramEnd"/>
      <w:r w:rsidRPr="004A5736">
        <w:rPr>
          <w:rFonts w:ascii="Times New Roman" w:hAnsi="Times New Roman" w:cs="Times New Roman"/>
          <w:color w:val="FFFFFF"/>
          <w:sz w:val="24"/>
          <w:szCs w:val="24"/>
        </w:rPr>
        <w:t>it % 2 == 0)</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it);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Output: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[0, 1, 2, 3, 4, 5, 6, 7, 8, 9, 10]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0 1 2 3 4 5 6 7 8 9 10 0 2 4 6 8 10</w:t>
      </w:r>
    </w:p>
    <w:p w:rsidR="00634A93" w:rsidRPr="004A5736" w:rsidRDefault="00634A93" w:rsidP="00634A93">
      <w:pPr>
        <w:shd w:val="clear" w:color="auto" w:fill="FFFFFF"/>
        <w:spacing w:before="230" w:after="230" w:line="240" w:lineRule="auto"/>
        <w:outlineLvl w:val="1"/>
        <w:rPr>
          <w:rFonts w:ascii="Times New Roman" w:eastAsia="Times New Roman" w:hAnsi="Times New Roman" w:cs="Times New Roman"/>
          <w:b/>
          <w:bCs/>
          <w:color w:val="000000"/>
          <w:sz w:val="24"/>
          <w:szCs w:val="24"/>
        </w:rPr>
      </w:pPr>
      <w:r w:rsidRPr="004A5736">
        <w:rPr>
          <w:rFonts w:ascii="Times New Roman" w:eastAsia="Times New Roman" w:hAnsi="Times New Roman" w:cs="Times New Roman"/>
          <w:b/>
          <w:bCs/>
          <w:color w:val="000000"/>
          <w:sz w:val="24"/>
          <w:szCs w:val="24"/>
        </w:rPr>
        <w:t>Limitation of Enumeration</w:t>
      </w:r>
    </w:p>
    <w:p w:rsidR="00634A93" w:rsidRPr="004A5736" w:rsidRDefault="00634A93" w:rsidP="00634A93">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There are many limitations of using enumeration interface in java. They are as follows:</w:t>
      </w:r>
    </w:p>
    <w:p w:rsidR="00634A93" w:rsidRPr="004A5736" w:rsidRDefault="00634A93" w:rsidP="00634A93">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1. Enumeration concept is applicable for only legacy class. Hence, it is not a universal cursor.</w:t>
      </w:r>
      <w:r w:rsidRPr="004A5736">
        <w:rPr>
          <w:rFonts w:ascii="Times New Roman" w:eastAsia="Times New Roman" w:hAnsi="Times New Roman" w:cs="Times New Roman"/>
          <w:color w:val="000000"/>
          <w:sz w:val="24"/>
          <w:szCs w:val="24"/>
        </w:rPr>
        <w:br/>
        <w:t>2. We can get only read operation by using the enumeration. We cannot perform the remove operation.</w:t>
      </w:r>
      <w:r w:rsidRPr="004A5736">
        <w:rPr>
          <w:rFonts w:ascii="Times New Roman" w:eastAsia="Times New Roman" w:hAnsi="Times New Roman" w:cs="Times New Roman"/>
          <w:color w:val="000000"/>
          <w:sz w:val="24"/>
          <w:szCs w:val="24"/>
        </w:rPr>
        <w:br/>
        <w:t>3. We can iterate using enumeration only in the forward direction.</w:t>
      </w:r>
      <w:r w:rsidRPr="004A5736">
        <w:rPr>
          <w:rFonts w:ascii="Times New Roman" w:eastAsia="Times New Roman" w:hAnsi="Times New Roman" w:cs="Times New Roman"/>
          <w:color w:val="000000"/>
          <w:sz w:val="24"/>
          <w:szCs w:val="24"/>
        </w:rPr>
        <w:br/>
        <w:t>4. Java is not recommended to use enumeration in new projects.</w:t>
      </w:r>
    </w:p>
    <w:p w:rsidR="00634A93" w:rsidRPr="004A5736" w:rsidRDefault="00634A93" w:rsidP="00634A93">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 xml:space="preserve">To overcome these limitations, </w:t>
      </w:r>
      <w:proofErr w:type="gramStart"/>
      <w:r w:rsidRPr="004A5736">
        <w:rPr>
          <w:rFonts w:ascii="Times New Roman" w:eastAsia="Times New Roman" w:hAnsi="Times New Roman" w:cs="Times New Roman"/>
          <w:color w:val="000000"/>
          <w:sz w:val="24"/>
          <w:szCs w:val="24"/>
        </w:rPr>
        <w:t>We</w:t>
      </w:r>
      <w:proofErr w:type="gramEnd"/>
      <w:r w:rsidRPr="004A5736">
        <w:rPr>
          <w:rFonts w:ascii="Times New Roman" w:eastAsia="Times New Roman" w:hAnsi="Times New Roman" w:cs="Times New Roman"/>
          <w:color w:val="000000"/>
          <w:sz w:val="24"/>
          <w:szCs w:val="24"/>
        </w:rPr>
        <w:t xml:space="preserve"> should go for the next level Iterator concept in Java.</w:t>
      </w:r>
    </w:p>
    <w:p w:rsidR="00634A93" w:rsidRPr="004A5736" w:rsidRDefault="00634A93" w:rsidP="00634A93">
      <w:pPr>
        <w:spacing w:line="240" w:lineRule="auto"/>
        <w:rPr>
          <w:rFonts w:ascii="Times New Roman" w:hAnsi="Times New Roman" w:cs="Times New Roman"/>
          <w:sz w:val="24"/>
          <w:szCs w:val="24"/>
        </w:rPr>
      </w:pPr>
    </w:p>
    <w:p w:rsidR="00634A93" w:rsidRPr="004A5736" w:rsidRDefault="00634A93" w:rsidP="00634A93">
      <w:pPr>
        <w:shd w:val="clear" w:color="auto" w:fill="FFFFFF"/>
        <w:spacing w:before="230" w:after="230" w:line="240" w:lineRule="auto"/>
        <w:outlineLvl w:val="1"/>
        <w:rPr>
          <w:rFonts w:ascii="Times New Roman" w:eastAsia="Times New Roman" w:hAnsi="Times New Roman" w:cs="Times New Roman"/>
          <w:b/>
          <w:bCs/>
          <w:color w:val="000000"/>
          <w:sz w:val="24"/>
          <w:szCs w:val="24"/>
        </w:rPr>
      </w:pPr>
    </w:p>
    <w:p w:rsidR="00634A93" w:rsidRPr="004A5736" w:rsidRDefault="00634A93" w:rsidP="00634A93">
      <w:pPr>
        <w:shd w:val="clear" w:color="auto" w:fill="FFFFFF"/>
        <w:spacing w:before="230" w:after="230" w:line="240" w:lineRule="auto"/>
        <w:outlineLvl w:val="1"/>
        <w:rPr>
          <w:rFonts w:ascii="Times New Roman" w:eastAsia="Times New Roman" w:hAnsi="Times New Roman" w:cs="Times New Roman"/>
          <w:b/>
          <w:bCs/>
          <w:color w:val="000000"/>
          <w:sz w:val="24"/>
          <w:szCs w:val="24"/>
        </w:rPr>
      </w:pPr>
    </w:p>
    <w:p w:rsidR="00634A93" w:rsidRPr="004A5736" w:rsidRDefault="00634A93" w:rsidP="00634A93">
      <w:pPr>
        <w:shd w:val="clear" w:color="auto" w:fill="FFFFFF"/>
        <w:spacing w:before="230" w:after="230" w:line="240" w:lineRule="auto"/>
        <w:outlineLvl w:val="1"/>
        <w:rPr>
          <w:rFonts w:ascii="Times New Roman" w:eastAsia="Times New Roman" w:hAnsi="Times New Roman" w:cs="Times New Roman"/>
          <w:b/>
          <w:bCs/>
          <w:color w:val="000000"/>
          <w:sz w:val="24"/>
          <w:szCs w:val="24"/>
        </w:rPr>
      </w:pPr>
    </w:p>
    <w:p w:rsidR="00634A93" w:rsidRPr="004A5736" w:rsidRDefault="00634A93" w:rsidP="00634A93">
      <w:pPr>
        <w:shd w:val="clear" w:color="auto" w:fill="FFFFFF"/>
        <w:spacing w:before="230" w:after="230" w:line="240" w:lineRule="auto"/>
        <w:outlineLvl w:val="1"/>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b/>
          <w:bCs/>
          <w:color w:val="000000"/>
          <w:sz w:val="24"/>
          <w:szCs w:val="24"/>
        </w:rPr>
        <w:t>I</w:t>
      </w:r>
      <w:r w:rsidRPr="004A5736">
        <w:rPr>
          <w:rFonts w:ascii="Times New Roman" w:eastAsia="Times New Roman" w:hAnsi="Times New Roman" w:cs="Times New Roman"/>
          <w:b/>
          <w:bCs/>
          <w:color w:val="000000"/>
          <w:sz w:val="24"/>
          <w:szCs w:val="24"/>
        </w:rPr>
        <w:t>iterable</w:t>
      </w:r>
      <w:proofErr w:type="spellEnd"/>
      <w:r w:rsidRPr="004A5736">
        <w:rPr>
          <w:rFonts w:ascii="Times New Roman" w:eastAsia="Times New Roman" w:hAnsi="Times New Roman" w:cs="Times New Roman"/>
          <w:b/>
          <w:bCs/>
          <w:color w:val="000000"/>
          <w:sz w:val="24"/>
          <w:szCs w:val="24"/>
        </w:rPr>
        <w:t xml:space="preserve"> Interface in Java</w:t>
      </w:r>
    </w:p>
    <w:p w:rsidR="00634A93" w:rsidRPr="004A5736" w:rsidRDefault="00634A93" w:rsidP="00634A93">
      <w:pPr>
        <w:shd w:val="clear" w:color="auto" w:fill="FFFFFF"/>
        <w:spacing w:after="0" w:line="240" w:lineRule="auto"/>
        <w:jc w:val="both"/>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 xml:space="preserve">The Collection interface extends </w:t>
      </w:r>
      <w:proofErr w:type="spellStart"/>
      <w:r w:rsidRPr="004A5736">
        <w:rPr>
          <w:rFonts w:ascii="Times New Roman" w:eastAsia="Times New Roman" w:hAnsi="Times New Roman" w:cs="Times New Roman"/>
          <w:color w:val="000000"/>
          <w:sz w:val="24"/>
          <w:szCs w:val="24"/>
        </w:rPr>
        <w:t>Iterable</w:t>
      </w:r>
      <w:proofErr w:type="spellEnd"/>
      <w:r w:rsidRPr="004A5736">
        <w:rPr>
          <w:rFonts w:ascii="Times New Roman" w:eastAsia="Times New Roman" w:hAnsi="Times New Roman" w:cs="Times New Roman"/>
          <w:color w:val="000000"/>
          <w:sz w:val="24"/>
          <w:szCs w:val="24"/>
        </w:rPr>
        <w:t xml:space="preserve"> interface that is present at the top of the </w:t>
      </w:r>
      <w:hyperlink r:id="rId12" w:history="1">
        <w:r w:rsidRPr="004A5736">
          <w:rPr>
            <w:rFonts w:ascii="Times New Roman" w:eastAsia="Times New Roman" w:hAnsi="Times New Roman" w:cs="Times New Roman"/>
            <w:color w:val="FF2828"/>
            <w:sz w:val="24"/>
            <w:szCs w:val="24"/>
          </w:rPr>
          <w:t>collection hierarchy</w:t>
        </w:r>
      </w:hyperlink>
      <w:r w:rsidRPr="004A5736">
        <w:rPr>
          <w:rFonts w:ascii="Times New Roman" w:eastAsia="Times New Roman" w:hAnsi="Times New Roman" w:cs="Times New Roman"/>
          <w:color w:val="000000"/>
          <w:sz w:val="24"/>
          <w:szCs w:val="24"/>
        </w:rPr>
        <w:t xml:space="preserve">. The </w:t>
      </w:r>
      <w:proofErr w:type="spellStart"/>
      <w:r w:rsidRPr="004A5736">
        <w:rPr>
          <w:rFonts w:ascii="Times New Roman" w:eastAsia="Times New Roman" w:hAnsi="Times New Roman" w:cs="Times New Roman"/>
          <w:color w:val="000000"/>
          <w:sz w:val="24"/>
          <w:szCs w:val="24"/>
        </w:rPr>
        <w:t>iterable</w:t>
      </w:r>
      <w:proofErr w:type="spellEnd"/>
      <w:r w:rsidRPr="004A5736">
        <w:rPr>
          <w:rFonts w:ascii="Times New Roman" w:eastAsia="Times New Roman" w:hAnsi="Times New Roman" w:cs="Times New Roman"/>
          <w:color w:val="000000"/>
          <w:sz w:val="24"/>
          <w:szCs w:val="24"/>
        </w:rPr>
        <w:t xml:space="preserve"> interface is present in </w:t>
      </w:r>
      <w:proofErr w:type="spellStart"/>
      <w:r w:rsidRPr="004A5736">
        <w:rPr>
          <w:rFonts w:ascii="Times New Roman" w:eastAsia="Times New Roman" w:hAnsi="Times New Roman" w:cs="Times New Roman"/>
          <w:color w:val="000000"/>
          <w:sz w:val="24"/>
          <w:szCs w:val="24"/>
        </w:rPr>
        <w:t>java.lang.Iterable</w:t>
      </w:r>
      <w:proofErr w:type="spellEnd"/>
      <w:r w:rsidRPr="004A5736">
        <w:rPr>
          <w:rFonts w:ascii="Times New Roman" w:eastAsia="Times New Roman" w:hAnsi="Times New Roman" w:cs="Times New Roman"/>
          <w:color w:val="000000"/>
          <w:sz w:val="24"/>
          <w:szCs w:val="24"/>
        </w:rPr>
        <w:t xml:space="preserve"> package. It provides a uniform way to retrieve the elements one by one from a collection object.</w:t>
      </w:r>
    </w:p>
    <w:p w:rsidR="00634A93" w:rsidRPr="004A5736" w:rsidRDefault="00634A93" w:rsidP="00634A93">
      <w:pPr>
        <w:shd w:val="clear" w:color="auto" w:fill="FFFFFF"/>
        <w:spacing w:after="144" w:line="240" w:lineRule="auto"/>
        <w:jc w:val="both"/>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 xml:space="preserve">It provides just one method named </w:t>
      </w:r>
      <w:proofErr w:type="gramStart"/>
      <w:r w:rsidRPr="004A5736">
        <w:rPr>
          <w:rFonts w:ascii="Times New Roman" w:eastAsia="Times New Roman" w:hAnsi="Times New Roman" w:cs="Times New Roman"/>
          <w:color w:val="000000"/>
          <w:sz w:val="24"/>
          <w:szCs w:val="24"/>
        </w:rPr>
        <w:t>iterator(</w:t>
      </w:r>
      <w:proofErr w:type="gramEnd"/>
      <w:r w:rsidRPr="004A5736">
        <w:rPr>
          <w:rFonts w:ascii="Times New Roman" w:eastAsia="Times New Roman" w:hAnsi="Times New Roman" w:cs="Times New Roman"/>
          <w:color w:val="000000"/>
          <w:sz w:val="24"/>
          <w:szCs w:val="24"/>
        </w:rPr>
        <w:t>) which returns an instance of Iterator and provides access one by one to the elements in the collection object.</w:t>
      </w:r>
    </w:p>
    <w:p w:rsidR="00634A93" w:rsidRPr="004A5736" w:rsidRDefault="00634A93" w:rsidP="00634A93">
      <w:pPr>
        <w:shd w:val="clear" w:color="auto" w:fill="FFFFFF"/>
        <w:spacing w:after="144" w:line="240" w:lineRule="auto"/>
        <w:jc w:val="both"/>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 xml:space="preserve">The general syntax of </w:t>
      </w:r>
      <w:proofErr w:type="gramStart"/>
      <w:r w:rsidRPr="004A5736">
        <w:rPr>
          <w:rFonts w:ascii="Times New Roman" w:eastAsia="Times New Roman" w:hAnsi="Times New Roman" w:cs="Times New Roman"/>
          <w:color w:val="000000"/>
          <w:sz w:val="24"/>
          <w:szCs w:val="24"/>
        </w:rPr>
        <w:t>iterator(</w:t>
      </w:r>
      <w:proofErr w:type="gramEnd"/>
      <w:r w:rsidRPr="004A5736">
        <w:rPr>
          <w:rFonts w:ascii="Times New Roman" w:eastAsia="Times New Roman" w:hAnsi="Times New Roman" w:cs="Times New Roman"/>
          <w:color w:val="000000"/>
          <w:sz w:val="24"/>
          <w:szCs w:val="24"/>
        </w:rPr>
        <w:t>) method is as follows:</w:t>
      </w:r>
    </w:p>
    <w:p w:rsidR="00634A93" w:rsidRPr="004A5736" w:rsidRDefault="00634A93" w:rsidP="00634A93">
      <w:pPr>
        <w:pBdr>
          <w:left w:val="single" w:sz="36" w:space="12"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Times New Roman" w:eastAsia="Times New Roman" w:hAnsi="Times New Roman" w:cs="Times New Roman"/>
          <w:color w:val="FFFFFF"/>
          <w:sz w:val="24"/>
          <w:szCs w:val="24"/>
        </w:rPr>
      </w:pPr>
      <w:proofErr w:type="gramStart"/>
      <w:r w:rsidRPr="004A5736">
        <w:rPr>
          <w:rFonts w:ascii="Times New Roman" w:eastAsia="Times New Roman" w:hAnsi="Times New Roman" w:cs="Times New Roman"/>
          <w:color w:val="FFFFFF"/>
          <w:sz w:val="24"/>
          <w:szCs w:val="24"/>
        </w:rPr>
        <w:t>iterator(</w:t>
      </w:r>
      <w:proofErr w:type="gramEnd"/>
      <w:r w:rsidRPr="004A5736">
        <w:rPr>
          <w:rFonts w:ascii="Times New Roman" w:eastAsia="Times New Roman" w:hAnsi="Times New Roman" w:cs="Times New Roman"/>
          <w:color w:val="FFFFFF"/>
          <w:sz w:val="24"/>
          <w:szCs w:val="24"/>
        </w:rPr>
        <w:t>) : Iterator // Return type is Iterator.</w:t>
      </w:r>
    </w:p>
    <w:p w:rsidR="00634A93" w:rsidRPr="004A5736" w:rsidRDefault="00634A93" w:rsidP="00634A93">
      <w:pPr>
        <w:shd w:val="clear" w:color="auto" w:fill="FFFFFF"/>
        <w:spacing w:before="230" w:after="230" w:line="240" w:lineRule="auto"/>
        <w:outlineLvl w:val="1"/>
        <w:rPr>
          <w:rFonts w:ascii="Times New Roman" w:eastAsia="Times New Roman" w:hAnsi="Times New Roman" w:cs="Times New Roman"/>
          <w:b/>
          <w:bCs/>
          <w:color w:val="000000"/>
          <w:sz w:val="24"/>
          <w:szCs w:val="24"/>
        </w:rPr>
      </w:pPr>
      <w:r w:rsidRPr="004A5736">
        <w:rPr>
          <w:rFonts w:ascii="Times New Roman" w:eastAsia="Times New Roman" w:hAnsi="Times New Roman" w:cs="Times New Roman"/>
          <w:b/>
          <w:bCs/>
          <w:color w:val="000000"/>
          <w:sz w:val="24"/>
          <w:szCs w:val="24"/>
        </w:rPr>
        <w:t>How to create Iterator object in Java?</w:t>
      </w:r>
    </w:p>
    <w:p w:rsidR="00634A93" w:rsidRPr="004A5736" w:rsidRDefault="00634A93" w:rsidP="00634A93">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 xml:space="preserve">Iterator object can be created by calling </w:t>
      </w:r>
      <w:proofErr w:type="gramStart"/>
      <w:r w:rsidRPr="004A5736">
        <w:rPr>
          <w:rFonts w:ascii="Times New Roman" w:eastAsia="Times New Roman" w:hAnsi="Times New Roman" w:cs="Times New Roman"/>
          <w:color w:val="000000"/>
          <w:sz w:val="24"/>
          <w:szCs w:val="24"/>
        </w:rPr>
        <w:t>iterator(</w:t>
      </w:r>
      <w:proofErr w:type="gramEnd"/>
      <w:r w:rsidRPr="004A5736">
        <w:rPr>
          <w:rFonts w:ascii="Times New Roman" w:eastAsia="Times New Roman" w:hAnsi="Times New Roman" w:cs="Times New Roman"/>
          <w:color w:val="000000"/>
          <w:sz w:val="24"/>
          <w:szCs w:val="24"/>
        </w:rPr>
        <w:t xml:space="preserve">) method which is present in the </w:t>
      </w:r>
      <w:proofErr w:type="spellStart"/>
      <w:r w:rsidRPr="004A5736">
        <w:rPr>
          <w:rFonts w:ascii="Times New Roman" w:eastAsia="Times New Roman" w:hAnsi="Times New Roman" w:cs="Times New Roman"/>
          <w:color w:val="000000"/>
          <w:sz w:val="24"/>
          <w:szCs w:val="24"/>
        </w:rPr>
        <w:t>iterable</w:t>
      </w:r>
      <w:proofErr w:type="spellEnd"/>
      <w:r w:rsidRPr="004A5736">
        <w:rPr>
          <w:rFonts w:ascii="Times New Roman" w:eastAsia="Times New Roman" w:hAnsi="Times New Roman" w:cs="Times New Roman"/>
          <w:color w:val="000000"/>
          <w:sz w:val="24"/>
          <w:szCs w:val="24"/>
        </w:rPr>
        <w:t xml:space="preserve"> interface. The general syntax for creating Iterator object is as follows:</w:t>
      </w:r>
    </w:p>
    <w:p w:rsidR="00634A93" w:rsidRPr="004A5736" w:rsidRDefault="00634A93" w:rsidP="00634A93">
      <w:pPr>
        <w:shd w:val="clear" w:color="auto" w:fill="FFFFFF"/>
        <w:spacing w:after="0" w:line="240" w:lineRule="auto"/>
        <w:rPr>
          <w:ins w:id="381" w:author="Unknown"/>
          <w:rFonts w:ascii="Times New Roman" w:eastAsia="Times New Roman" w:hAnsi="Times New Roman" w:cs="Times New Roman"/>
          <w:b/>
          <w:color w:val="000000" w:themeColor="text1"/>
          <w:sz w:val="24"/>
          <w:szCs w:val="24"/>
        </w:rPr>
      </w:pPr>
      <w:ins w:id="382" w:author="Unknown">
        <w:r w:rsidRPr="004A5736">
          <w:rPr>
            <w:rFonts w:ascii="Times New Roman" w:eastAsia="Times New Roman" w:hAnsi="Times New Roman" w:cs="Times New Roman"/>
            <w:b/>
            <w:color w:val="000000" w:themeColor="text1"/>
            <w:sz w:val="24"/>
            <w:szCs w:val="24"/>
          </w:rPr>
          <w:t xml:space="preserve">a) Iterator </w:t>
        </w:r>
        <w:proofErr w:type="spellStart"/>
        <w:r w:rsidRPr="004A5736">
          <w:rPr>
            <w:rFonts w:ascii="Times New Roman" w:eastAsia="Times New Roman" w:hAnsi="Times New Roman" w:cs="Times New Roman"/>
            <w:b/>
            <w:color w:val="000000" w:themeColor="text1"/>
            <w:sz w:val="24"/>
            <w:szCs w:val="24"/>
          </w:rPr>
          <w:t>itr</w:t>
        </w:r>
        <w:proofErr w:type="spellEnd"/>
        <w:r w:rsidRPr="004A5736">
          <w:rPr>
            <w:rFonts w:ascii="Times New Roman" w:eastAsia="Times New Roman" w:hAnsi="Times New Roman" w:cs="Times New Roman"/>
            <w:b/>
            <w:color w:val="000000" w:themeColor="text1"/>
            <w:sz w:val="24"/>
            <w:szCs w:val="24"/>
          </w:rPr>
          <w:t xml:space="preserve"> = </w:t>
        </w:r>
        <w:proofErr w:type="spellStart"/>
        <w:proofErr w:type="gramStart"/>
        <w:r w:rsidRPr="004A5736">
          <w:rPr>
            <w:rFonts w:ascii="Times New Roman" w:eastAsia="Times New Roman" w:hAnsi="Times New Roman" w:cs="Times New Roman"/>
            <w:b/>
            <w:color w:val="000000" w:themeColor="text1"/>
            <w:sz w:val="24"/>
            <w:szCs w:val="24"/>
          </w:rPr>
          <w:t>c.iterator</w:t>
        </w:r>
        <w:proofErr w:type="spellEnd"/>
        <w:r w:rsidRPr="004A5736">
          <w:rPr>
            <w:rFonts w:ascii="Times New Roman" w:eastAsia="Times New Roman" w:hAnsi="Times New Roman" w:cs="Times New Roman"/>
            <w:b/>
            <w:color w:val="000000" w:themeColor="text1"/>
            <w:sz w:val="24"/>
            <w:szCs w:val="24"/>
          </w:rPr>
          <w:t>(</w:t>
        </w:r>
        <w:proofErr w:type="gramEnd"/>
        <w:r w:rsidRPr="004A5736">
          <w:rPr>
            <w:rFonts w:ascii="Times New Roman" w:eastAsia="Times New Roman" w:hAnsi="Times New Roman" w:cs="Times New Roman"/>
            <w:b/>
            <w:color w:val="000000" w:themeColor="text1"/>
            <w:sz w:val="24"/>
            <w:szCs w:val="24"/>
          </w:rPr>
          <w:t>); // c is any collection object.</w:t>
        </w:r>
      </w:ins>
    </w:p>
    <w:p w:rsidR="00634A93" w:rsidRPr="004A5736" w:rsidRDefault="00634A93" w:rsidP="00634A93">
      <w:pPr>
        <w:shd w:val="clear" w:color="auto" w:fill="FFFFFF"/>
        <w:spacing w:after="0" w:line="240" w:lineRule="auto"/>
        <w:rPr>
          <w:ins w:id="383" w:author="Unknown"/>
          <w:rFonts w:ascii="Times New Roman" w:eastAsia="Times New Roman" w:hAnsi="Times New Roman" w:cs="Times New Roman"/>
          <w:b/>
          <w:color w:val="000000" w:themeColor="text1"/>
          <w:sz w:val="24"/>
          <w:szCs w:val="24"/>
        </w:rPr>
      </w:pPr>
      <w:ins w:id="384" w:author="Unknown">
        <w:r w:rsidRPr="004A5736">
          <w:rPr>
            <w:rFonts w:ascii="Times New Roman" w:eastAsia="Times New Roman" w:hAnsi="Times New Roman" w:cs="Times New Roman"/>
            <w:b/>
            <w:color w:val="000000" w:themeColor="text1"/>
            <w:sz w:val="24"/>
            <w:szCs w:val="24"/>
          </w:rPr>
          <w:lastRenderedPageBreak/>
          <w:t xml:space="preserve">b) Iterator&lt;Type&gt; </w:t>
        </w:r>
        <w:proofErr w:type="spellStart"/>
        <w:r w:rsidRPr="004A5736">
          <w:rPr>
            <w:rFonts w:ascii="Times New Roman" w:eastAsia="Times New Roman" w:hAnsi="Times New Roman" w:cs="Times New Roman"/>
            <w:b/>
            <w:color w:val="000000" w:themeColor="text1"/>
            <w:sz w:val="24"/>
            <w:szCs w:val="24"/>
          </w:rPr>
          <w:t>itr</w:t>
        </w:r>
        <w:proofErr w:type="spellEnd"/>
        <w:r w:rsidRPr="004A5736">
          <w:rPr>
            <w:rFonts w:ascii="Times New Roman" w:eastAsia="Times New Roman" w:hAnsi="Times New Roman" w:cs="Times New Roman"/>
            <w:b/>
            <w:color w:val="000000" w:themeColor="text1"/>
            <w:sz w:val="24"/>
            <w:szCs w:val="24"/>
          </w:rPr>
          <w:t xml:space="preserve"> = </w:t>
        </w:r>
        <w:proofErr w:type="spellStart"/>
        <w:proofErr w:type="gramStart"/>
        <w:r w:rsidRPr="004A5736">
          <w:rPr>
            <w:rFonts w:ascii="Times New Roman" w:eastAsia="Times New Roman" w:hAnsi="Times New Roman" w:cs="Times New Roman"/>
            <w:b/>
            <w:color w:val="000000" w:themeColor="text1"/>
            <w:sz w:val="24"/>
            <w:szCs w:val="24"/>
          </w:rPr>
          <w:t>c.iterator</w:t>
        </w:r>
        <w:proofErr w:type="spellEnd"/>
        <w:r w:rsidRPr="004A5736">
          <w:rPr>
            <w:rFonts w:ascii="Times New Roman" w:eastAsia="Times New Roman" w:hAnsi="Times New Roman" w:cs="Times New Roman"/>
            <w:b/>
            <w:color w:val="000000" w:themeColor="text1"/>
            <w:sz w:val="24"/>
            <w:szCs w:val="24"/>
          </w:rPr>
          <w:t>(</w:t>
        </w:r>
        <w:proofErr w:type="gramEnd"/>
        <w:r w:rsidRPr="004A5736">
          <w:rPr>
            <w:rFonts w:ascii="Times New Roman" w:eastAsia="Times New Roman" w:hAnsi="Times New Roman" w:cs="Times New Roman"/>
            <w:b/>
            <w:color w:val="000000" w:themeColor="text1"/>
            <w:sz w:val="24"/>
            <w:szCs w:val="24"/>
          </w:rPr>
          <w:t>); // Generic type.</w:t>
        </w:r>
      </w:ins>
    </w:p>
    <w:p w:rsidR="00634A93" w:rsidRPr="004A5736" w:rsidRDefault="00634A93" w:rsidP="00634A93">
      <w:pPr>
        <w:shd w:val="clear" w:color="auto" w:fill="FFFFFF"/>
        <w:spacing w:after="0" w:line="240" w:lineRule="auto"/>
        <w:rPr>
          <w:ins w:id="385" w:author="Unknown"/>
          <w:rFonts w:ascii="Times New Roman" w:eastAsia="Times New Roman" w:hAnsi="Times New Roman" w:cs="Times New Roman"/>
          <w:b/>
          <w:color w:val="000000" w:themeColor="text1"/>
          <w:sz w:val="24"/>
          <w:szCs w:val="24"/>
        </w:rPr>
      </w:pPr>
    </w:p>
    <w:p w:rsidR="00634A93" w:rsidRPr="004A5736" w:rsidRDefault="00634A93" w:rsidP="00634A93">
      <w:pPr>
        <w:shd w:val="clear" w:color="auto" w:fill="FFFFFF"/>
        <w:spacing w:after="0" w:line="240" w:lineRule="auto"/>
        <w:rPr>
          <w:ins w:id="386" w:author="Unknown"/>
          <w:rFonts w:ascii="Times New Roman" w:eastAsia="Times New Roman" w:hAnsi="Times New Roman" w:cs="Times New Roman"/>
          <w:b/>
          <w:color w:val="000000" w:themeColor="text1"/>
          <w:sz w:val="24"/>
          <w:szCs w:val="24"/>
        </w:rPr>
      </w:pPr>
      <w:ins w:id="387" w:author="Unknown">
        <w:r w:rsidRPr="004A5736">
          <w:rPr>
            <w:rFonts w:ascii="Times New Roman" w:eastAsia="Times New Roman" w:hAnsi="Times New Roman" w:cs="Times New Roman"/>
            <w:b/>
            <w:color w:val="000000" w:themeColor="text1"/>
            <w:sz w:val="24"/>
            <w:szCs w:val="24"/>
          </w:rPr>
          <w:t>For example:</w:t>
        </w:r>
      </w:ins>
    </w:p>
    <w:p w:rsidR="00634A93" w:rsidRPr="004A5736" w:rsidRDefault="00634A93" w:rsidP="00634A93">
      <w:pPr>
        <w:shd w:val="clear" w:color="auto" w:fill="FFFFFF"/>
        <w:spacing w:after="0" w:line="240" w:lineRule="auto"/>
        <w:rPr>
          <w:ins w:id="388" w:author="Unknown"/>
          <w:rFonts w:ascii="Times New Roman" w:eastAsia="Times New Roman" w:hAnsi="Times New Roman" w:cs="Times New Roman"/>
          <w:b/>
          <w:color w:val="000000" w:themeColor="text1"/>
          <w:sz w:val="24"/>
          <w:szCs w:val="24"/>
        </w:rPr>
      </w:pPr>
      <w:ins w:id="389" w:author="Unknown">
        <w:r w:rsidRPr="004A5736">
          <w:rPr>
            <w:rFonts w:ascii="Times New Roman" w:eastAsia="Times New Roman" w:hAnsi="Times New Roman" w:cs="Times New Roman"/>
            <w:b/>
            <w:color w:val="000000" w:themeColor="text1"/>
            <w:sz w:val="24"/>
            <w:szCs w:val="24"/>
          </w:rPr>
          <w:t xml:space="preserve">     Iterator&lt;String&gt; </w:t>
        </w:r>
        <w:proofErr w:type="spellStart"/>
        <w:r w:rsidRPr="004A5736">
          <w:rPr>
            <w:rFonts w:ascii="Times New Roman" w:eastAsia="Times New Roman" w:hAnsi="Times New Roman" w:cs="Times New Roman"/>
            <w:b/>
            <w:color w:val="000000" w:themeColor="text1"/>
            <w:sz w:val="24"/>
            <w:szCs w:val="24"/>
          </w:rPr>
          <w:t>itr</w:t>
        </w:r>
        <w:proofErr w:type="spellEnd"/>
        <w:r w:rsidRPr="004A5736">
          <w:rPr>
            <w:rFonts w:ascii="Times New Roman" w:eastAsia="Times New Roman" w:hAnsi="Times New Roman" w:cs="Times New Roman"/>
            <w:b/>
            <w:color w:val="000000" w:themeColor="text1"/>
            <w:sz w:val="24"/>
            <w:szCs w:val="24"/>
          </w:rPr>
          <w:t xml:space="preserve"> = </w:t>
        </w:r>
        <w:proofErr w:type="spellStart"/>
        <w:proofErr w:type="gramStart"/>
        <w:r w:rsidRPr="004A5736">
          <w:rPr>
            <w:rFonts w:ascii="Times New Roman" w:eastAsia="Times New Roman" w:hAnsi="Times New Roman" w:cs="Times New Roman"/>
            <w:b/>
            <w:color w:val="000000" w:themeColor="text1"/>
            <w:sz w:val="24"/>
            <w:szCs w:val="24"/>
          </w:rPr>
          <w:t>c.iterator</w:t>
        </w:r>
        <w:proofErr w:type="spellEnd"/>
        <w:r w:rsidRPr="004A5736">
          <w:rPr>
            <w:rFonts w:ascii="Times New Roman" w:eastAsia="Times New Roman" w:hAnsi="Times New Roman" w:cs="Times New Roman"/>
            <w:b/>
            <w:color w:val="000000" w:themeColor="text1"/>
            <w:sz w:val="24"/>
            <w:szCs w:val="24"/>
          </w:rPr>
          <w:t>(</w:t>
        </w:r>
        <w:proofErr w:type="gramEnd"/>
        <w:r w:rsidRPr="004A5736">
          <w:rPr>
            <w:rFonts w:ascii="Times New Roman" w:eastAsia="Times New Roman" w:hAnsi="Times New Roman" w:cs="Times New Roman"/>
            <w:b/>
            <w:color w:val="000000" w:themeColor="text1"/>
            <w:sz w:val="24"/>
            <w:szCs w:val="24"/>
          </w:rPr>
          <w:t>);</w:t>
        </w:r>
      </w:ins>
    </w:p>
    <w:p w:rsidR="00634A93" w:rsidRPr="004A5736" w:rsidRDefault="00634A93" w:rsidP="00634A93">
      <w:pPr>
        <w:shd w:val="clear" w:color="auto" w:fill="FFFFFF"/>
        <w:spacing w:after="0" w:line="240" w:lineRule="auto"/>
        <w:rPr>
          <w:ins w:id="390" w:author="Unknown"/>
          <w:rFonts w:ascii="Times New Roman" w:eastAsia="Times New Roman" w:hAnsi="Times New Roman" w:cs="Times New Roman"/>
          <w:b/>
          <w:color w:val="000000" w:themeColor="text1"/>
          <w:sz w:val="24"/>
          <w:szCs w:val="24"/>
        </w:rPr>
      </w:pPr>
      <w:ins w:id="391" w:author="Unknown">
        <w:r w:rsidRPr="004A5736">
          <w:rPr>
            <w:rFonts w:ascii="Times New Roman" w:eastAsia="Times New Roman" w:hAnsi="Times New Roman" w:cs="Times New Roman"/>
            <w:b/>
            <w:color w:val="000000" w:themeColor="text1"/>
            <w:sz w:val="24"/>
            <w:szCs w:val="24"/>
          </w:rPr>
          <w:t xml:space="preserve">     Iterator&lt;Integer&gt; </w:t>
        </w:r>
        <w:proofErr w:type="spellStart"/>
        <w:r w:rsidRPr="004A5736">
          <w:rPr>
            <w:rFonts w:ascii="Times New Roman" w:eastAsia="Times New Roman" w:hAnsi="Times New Roman" w:cs="Times New Roman"/>
            <w:b/>
            <w:color w:val="000000" w:themeColor="text1"/>
            <w:sz w:val="24"/>
            <w:szCs w:val="24"/>
          </w:rPr>
          <w:t>itr</w:t>
        </w:r>
        <w:proofErr w:type="spellEnd"/>
        <w:r w:rsidRPr="004A5736">
          <w:rPr>
            <w:rFonts w:ascii="Times New Roman" w:eastAsia="Times New Roman" w:hAnsi="Times New Roman" w:cs="Times New Roman"/>
            <w:b/>
            <w:color w:val="000000" w:themeColor="text1"/>
            <w:sz w:val="24"/>
            <w:szCs w:val="24"/>
          </w:rPr>
          <w:t xml:space="preserve"> = </w:t>
        </w:r>
        <w:proofErr w:type="spellStart"/>
        <w:proofErr w:type="gramStart"/>
        <w:r w:rsidRPr="004A5736">
          <w:rPr>
            <w:rFonts w:ascii="Times New Roman" w:eastAsia="Times New Roman" w:hAnsi="Times New Roman" w:cs="Times New Roman"/>
            <w:b/>
            <w:color w:val="000000" w:themeColor="text1"/>
            <w:sz w:val="24"/>
            <w:szCs w:val="24"/>
          </w:rPr>
          <w:t>c.iterator</w:t>
        </w:r>
        <w:proofErr w:type="spellEnd"/>
        <w:r w:rsidRPr="004A5736">
          <w:rPr>
            <w:rFonts w:ascii="Times New Roman" w:eastAsia="Times New Roman" w:hAnsi="Times New Roman" w:cs="Times New Roman"/>
            <w:b/>
            <w:color w:val="000000" w:themeColor="text1"/>
            <w:sz w:val="24"/>
            <w:szCs w:val="24"/>
          </w:rPr>
          <w:t>(</w:t>
        </w:r>
        <w:proofErr w:type="gramEnd"/>
        <w:r w:rsidRPr="004A5736">
          <w:rPr>
            <w:rFonts w:ascii="Times New Roman" w:eastAsia="Times New Roman" w:hAnsi="Times New Roman" w:cs="Times New Roman"/>
            <w:b/>
            <w:color w:val="000000" w:themeColor="text1"/>
            <w:sz w:val="24"/>
            <w:szCs w:val="24"/>
          </w:rPr>
          <w:t>);</w:t>
        </w:r>
      </w:ins>
    </w:p>
    <w:p w:rsidR="00634A93" w:rsidRPr="004A5736" w:rsidRDefault="00634A93" w:rsidP="00634A93">
      <w:pPr>
        <w:pStyle w:val="NormalWeb"/>
        <w:shd w:val="clear" w:color="auto" w:fill="FFFFFF"/>
        <w:spacing w:before="0" w:beforeAutospacing="0" w:after="144" w:afterAutospacing="0"/>
        <w:rPr>
          <w:color w:val="000000"/>
        </w:rPr>
      </w:pPr>
      <w:r w:rsidRPr="004A5736">
        <w:rPr>
          <w:color w:val="000000"/>
        </w:rPr>
        <w:t>The basic working mechanism for using Java Iterator is shown in the flow diagram.</w:t>
      </w:r>
    </w:p>
    <w:p w:rsidR="00634A93" w:rsidRDefault="00634A93" w:rsidP="00634A93">
      <w:pPr>
        <w:pStyle w:val="NormalWeb"/>
        <w:shd w:val="clear" w:color="auto" w:fill="FFFFFF"/>
        <w:spacing w:before="0" w:beforeAutospacing="0" w:after="0" w:afterAutospacing="0"/>
        <w:rPr>
          <w:color w:val="000000"/>
        </w:rPr>
      </w:pPr>
      <w:r w:rsidRPr="004A5736">
        <w:rPr>
          <w:noProof/>
          <w:color w:val="FF2828"/>
          <w:bdr w:val="none" w:sz="0" w:space="0" w:color="auto" w:frame="1"/>
          <w:lang w:val="en-IN" w:eastAsia="en-IN"/>
        </w:rPr>
        <w:drawing>
          <wp:inline distT="0" distB="0" distL="0" distR="0" wp14:anchorId="37BA2555" wp14:editId="7B36ECAA">
            <wp:extent cx="5713095" cy="4095750"/>
            <wp:effectExtent l="0" t="0" r="0" b="0"/>
            <wp:docPr id="11" name="Picture 11" descr="Basci working mechanism of Java Iterator">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asci working mechanism of Java Iterator">
                      <a:hlinkClick r:id="rId13"/>
                    </pic:cNvPr>
                    <pic:cNvPicPr>
                      <a:picLocks noChangeAspect="1" noChangeArrowheads="1"/>
                    </pic:cNvPicPr>
                  </pic:nvPicPr>
                  <pic:blipFill>
                    <a:blip r:embed="rId14"/>
                    <a:srcRect/>
                    <a:stretch>
                      <a:fillRect/>
                    </a:stretch>
                  </pic:blipFill>
                  <pic:spPr bwMode="auto">
                    <a:xfrm>
                      <a:off x="0" y="0"/>
                      <a:ext cx="5713095" cy="4095750"/>
                    </a:xfrm>
                    <a:prstGeom prst="rect">
                      <a:avLst/>
                    </a:prstGeom>
                    <a:noFill/>
                    <a:ln w="9525">
                      <a:noFill/>
                      <a:miter lim="800000"/>
                      <a:headEnd/>
                      <a:tailEnd/>
                    </a:ln>
                  </pic:spPr>
                </pic:pic>
              </a:graphicData>
            </a:graphic>
          </wp:inline>
        </w:drawing>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java.util.ArrayList</w:t>
      </w:r>
      <w:proofErr w:type="spellEnd"/>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java.util.Iterator</w:t>
      </w:r>
      <w:proofErr w:type="spellEnd"/>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class </w:t>
      </w:r>
      <w:proofErr w:type="spellStart"/>
      <w:r w:rsidRPr="004A5736">
        <w:rPr>
          <w:rFonts w:ascii="Times New Roman" w:hAnsi="Times New Roman" w:cs="Times New Roman"/>
          <w:color w:val="FFFFFF"/>
          <w:sz w:val="24"/>
          <w:szCs w:val="24"/>
        </w:rPr>
        <w:t>IteratorTest</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static void main(String[] </w:t>
      </w:r>
      <w:proofErr w:type="spellStart"/>
      <w:r w:rsidRPr="004A5736">
        <w:rPr>
          <w:rFonts w:ascii="Times New Roman" w:hAnsi="Times New Roman" w:cs="Times New Roman"/>
          <w:color w:val="FFFFFF"/>
          <w:sz w:val="24"/>
          <w:szCs w:val="24"/>
        </w:rPr>
        <w:t>args</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ArrayList</w:t>
      </w:r>
      <w:proofErr w:type="spellEnd"/>
      <w:r w:rsidRPr="004A5736">
        <w:rPr>
          <w:rFonts w:ascii="Times New Roman" w:hAnsi="Times New Roman" w:cs="Times New Roman"/>
          <w:color w:val="FFFFFF"/>
          <w:sz w:val="24"/>
          <w:szCs w:val="24"/>
        </w:rPr>
        <w:t xml:space="preserve">&lt;String&gt; al = new </w:t>
      </w:r>
      <w:proofErr w:type="spellStart"/>
      <w:r w:rsidRPr="004A5736">
        <w:rPr>
          <w:rFonts w:ascii="Times New Roman" w:hAnsi="Times New Roman" w:cs="Times New Roman"/>
          <w:color w:val="FFFFFF"/>
          <w:sz w:val="24"/>
          <w:szCs w:val="24"/>
        </w:rPr>
        <w:t>ArrayList</w:t>
      </w:r>
      <w:proofErr w:type="spellEnd"/>
      <w:r w:rsidRPr="004A5736">
        <w:rPr>
          <w:rFonts w:ascii="Times New Roman" w:hAnsi="Times New Roman" w:cs="Times New Roman"/>
          <w:color w:val="FFFFFF"/>
          <w:sz w:val="24"/>
          <w:szCs w:val="24"/>
        </w:rPr>
        <w:t>&lt;String</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Adding</w:t>
      </w:r>
      <w:proofErr w:type="gramEnd"/>
      <w:r w:rsidRPr="004A5736">
        <w:rPr>
          <w:rFonts w:ascii="Times New Roman" w:hAnsi="Times New Roman" w:cs="Times New Roman"/>
          <w:color w:val="FFFFFF"/>
          <w:sz w:val="24"/>
          <w:szCs w:val="24"/>
        </w:rPr>
        <w:t xml:space="preserve"> elements in the array list.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al.add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"A");</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al.add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"B");</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al.add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"C");</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al.add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"D");</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al.add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"E");</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al.add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"F");</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Iterator&lt;String&gt; </w:t>
      </w:r>
      <w:proofErr w:type="spellStart"/>
      <w:r w:rsidRPr="004A5736">
        <w:rPr>
          <w:rFonts w:ascii="Times New Roman" w:hAnsi="Times New Roman" w:cs="Times New Roman"/>
          <w:color w:val="FFFFFF"/>
          <w:sz w:val="24"/>
          <w:szCs w:val="24"/>
        </w:rPr>
        <w:t>itr</w:t>
      </w:r>
      <w:proofErr w:type="spellEnd"/>
      <w:r w:rsidRPr="004A5736">
        <w:rPr>
          <w:rFonts w:ascii="Times New Roman" w:hAnsi="Times New Roman" w:cs="Times New Roman"/>
          <w:color w:val="FFFFFF"/>
          <w:sz w:val="24"/>
          <w:szCs w:val="24"/>
        </w:rPr>
        <w:t xml:space="preserve"> = </w:t>
      </w:r>
      <w:proofErr w:type="spellStart"/>
      <w:proofErr w:type="gramStart"/>
      <w:r w:rsidRPr="004A5736">
        <w:rPr>
          <w:rFonts w:ascii="Times New Roman" w:hAnsi="Times New Roman" w:cs="Times New Roman"/>
          <w:color w:val="FFFFFF"/>
          <w:sz w:val="24"/>
          <w:szCs w:val="24"/>
        </w:rPr>
        <w:t>al.iterator</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while</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itr.hasNext</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String </w:t>
      </w:r>
      <w:proofErr w:type="spellStart"/>
      <w:r w:rsidRPr="004A5736">
        <w:rPr>
          <w:rFonts w:ascii="Times New Roman" w:hAnsi="Times New Roman" w:cs="Times New Roman"/>
          <w:color w:val="FFFFFF"/>
          <w:sz w:val="24"/>
          <w:szCs w:val="24"/>
        </w:rPr>
        <w:t>str</w:t>
      </w:r>
      <w:proofErr w:type="spellEnd"/>
      <w:r w:rsidRPr="004A5736">
        <w:rPr>
          <w:rFonts w:ascii="Times New Roman" w:hAnsi="Times New Roman" w:cs="Times New Roman"/>
          <w:color w:val="FFFFFF"/>
          <w:sz w:val="24"/>
          <w:szCs w:val="24"/>
        </w:rPr>
        <w:t xml:space="preserve"> = </w:t>
      </w:r>
      <w:proofErr w:type="spellStart"/>
      <w:proofErr w:type="gramStart"/>
      <w:r w:rsidRPr="004A5736">
        <w:rPr>
          <w:rFonts w:ascii="Times New Roman" w:hAnsi="Times New Roman" w:cs="Times New Roman"/>
          <w:color w:val="FFFFFF"/>
          <w:sz w:val="24"/>
          <w:szCs w:val="24"/>
        </w:rPr>
        <w:t>itr.next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w:t>
      </w:r>
      <w:r w:rsidRPr="004A5736">
        <w:rPr>
          <w:rFonts w:ascii="Times New Roman" w:hAnsi="Times New Roman" w:cs="Times New Roman"/>
          <w:color w:val="FFFFFF"/>
          <w:sz w:val="24"/>
          <w:szCs w:val="24"/>
        </w:rPr>
        <w:tab/>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w:t>
      </w:r>
      <w:proofErr w:type="spellEnd"/>
      <w:r w:rsidRPr="004A5736">
        <w:rPr>
          <w:rFonts w:ascii="Times New Roman" w:hAnsi="Times New Roman" w:cs="Times New Roman"/>
          <w:color w:val="FFFFFF"/>
          <w:sz w:val="24"/>
          <w:szCs w:val="24"/>
        </w:rPr>
        <w:t>(</w:t>
      </w:r>
      <w:proofErr w:type="spellStart"/>
      <w:proofErr w:type="gramEnd"/>
      <w:r w:rsidRPr="004A5736">
        <w:rPr>
          <w:rFonts w:ascii="Times New Roman" w:hAnsi="Times New Roman" w:cs="Times New Roman"/>
          <w:color w:val="FFFFFF"/>
          <w:sz w:val="24"/>
          <w:szCs w:val="24"/>
        </w:rPr>
        <w:t>str</w:t>
      </w:r>
      <w:proofErr w:type="spellEnd"/>
      <w:r w:rsidRPr="004A5736">
        <w:rPr>
          <w:rFonts w:ascii="Times New Roman" w:hAnsi="Times New Roman" w:cs="Times New Roman"/>
          <w:color w:val="FFFFFF"/>
          <w:sz w:val="24"/>
          <w:szCs w:val="24"/>
        </w:rPr>
        <w:t xml:space="preserve"> + "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lastRenderedPageBreak/>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Output: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A B C D E F</w:t>
      </w:r>
    </w:p>
    <w:p w:rsidR="00634A93" w:rsidRPr="004A5736" w:rsidRDefault="00634A93" w:rsidP="00634A93">
      <w:pPr>
        <w:pStyle w:val="NormalWeb"/>
        <w:shd w:val="clear" w:color="auto" w:fill="FFFFFF"/>
        <w:spacing w:before="0" w:beforeAutospacing="0" w:after="144" w:afterAutospacing="0"/>
        <w:rPr>
          <w:color w:val="000000"/>
        </w:rPr>
      </w:pPr>
      <w:r w:rsidRPr="004A5736">
        <w:rPr>
          <w:color w:val="000000"/>
        </w:rPr>
        <w:t>When we create an iterator for the collection elements, the iterator looks like the following.</w:t>
      </w:r>
    </w:p>
    <w:p w:rsidR="00634A93" w:rsidRPr="004A5736" w:rsidRDefault="00634A93" w:rsidP="00634A93">
      <w:pPr>
        <w:pStyle w:val="NormalWeb"/>
        <w:shd w:val="clear" w:color="auto" w:fill="FFFFFF"/>
        <w:spacing w:before="0" w:beforeAutospacing="0" w:after="0" w:afterAutospacing="0"/>
        <w:rPr>
          <w:color w:val="000000"/>
        </w:rPr>
      </w:pPr>
      <w:r w:rsidRPr="004A5736">
        <w:rPr>
          <w:noProof/>
          <w:color w:val="FF2828"/>
          <w:bdr w:val="none" w:sz="0" w:space="0" w:color="auto" w:frame="1"/>
          <w:lang w:val="en-IN" w:eastAsia="en-IN"/>
        </w:rPr>
        <w:drawing>
          <wp:inline distT="0" distB="0" distL="0" distR="0" wp14:anchorId="05223E35" wp14:editId="0DB921E4">
            <wp:extent cx="5713095" cy="3133725"/>
            <wp:effectExtent l="0" t="0" r="0" b="0"/>
            <wp:docPr id="13" name="Picture 13" descr="How Java Iterator works internally">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Java Iterator works internally">
                      <a:hlinkClick r:id="rId13"/>
                    </pic:cNvPr>
                    <pic:cNvPicPr>
                      <a:picLocks noChangeAspect="1" noChangeArrowheads="1"/>
                    </pic:cNvPicPr>
                  </pic:nvPicPr>
                  <pic:blipFill>
                    <a:blip r:embed="rId15"/>
                    <a:srcRect/>
                    <a:stretch>
                      <a:fillRect/>
                    </a:stretch>
                  </pic:blipFill>
                  <pic:spPr bwMode="auto">
                    <a:xfrm>
                      <a:off x="0" y="0"/>
                      <a:ext cx="5713095" cy="3133725"/>
                    </a:xfrm>
                    <a:prstGeom prst="rect">
                      <a:avLst/>
                    </a:prstGeom>
                    <a:noFill/>
                    <a:ln w="9525">
                      <a:noFill/>
                      <a:miter lim="800000"/>
                      <a:headEnd/>
                      <a:tailEnd/>
                    </a:ln>
                  </pic:spPr>
                </pic:pic>
              </a:graphicData>
            </a:graphic>
          </wp:inline>
        </w:drawing>
      </w:r>
    </w:p>
    <w:p w:rsidR="00634A93" w:rsidRDefault="00634A93" w:rsidP="00634A93">
      <w:pPr>
        <w:shd w:val="clear" w:color="auto" w:fill="FFFFFF"/>
        <w:spacing w:before="230" w:after="230" w:line="240" w:lineRule="auto"/>
        <w:outlineLvl w:val="1"/>
        <w:rPr>
          <w:rFonts w:ascii="Times New Roman" w:eastAsia="Times New Roman" w:hAnsi="Times New Roman" w:cs="Times New Roman"/>
          <w:b/>
          <w:bCs/>
          <w:color w:val="000000"/>
          <w:sz w:val="24"/>
          <w:szCs w:val="24"/>
        </w:rPr>
      </w:pPr>
    </w:p>
    <w:p w:rsidR="00634A93" w:rsidRDefault="00634A93" w:rsidP="00634A93">
      <w:pPr>
        <w:shd w:val="clear" w:color="auto" w:fill="FFFFFF"/>
        <w:spacing w:before="230" w:after="230" w:line="240" w:lineRule="auto"/>
        <w:outlineLvl w:val="1"/>
        <w:rPr>
          <w:rFonts w:ascii="Times New Roman" w:eastAsia="Times New Roman" w:hAnsi="Times New Roman" w:cs="Times New Roman"/>
          <w:b/>
          <w:bCs/>
          <w:color w:val="000000"/>
          <w:sz w:val="24"/>
          <w:szCs w:val="24"/>
        </w:rPr>
      </w:pPr>
    </w:p>
    <w:p w:rsidR="00634A93" w:rsidRPr="004A5736" w:rsidRDefault="00634A93" w:rsidP="00634A93">
      <w:pPr>
        <w:shd w:val="clear" w:color="auto" w:fill="FFFFFF"/>
        <w:spacing w:before="230" w:after="230" w:line="240" w:lineRule="auto"/>
        <w:outlineLvl w:val="1"/>
        <w:rPr>
          <w:rFonts w:ascii="Times New Roman" w:eastAsia="Times New Roman" w:hAnsi="Times New Roman" w:cs="Times New Roman"/>
          <w:b/>
          <w:bCs/>
          <w:color w:val="000000"/>
          <w:sz w:val="24"/>
          <w:szCs w:val="24"/>
        </w:rPr>
      </w:pPr>
      <w:r w:rsidRPr="004A5736">
        <w:rPr>
          <w:rFonts w:ascii="Times New Roman" w:eastAsia="Times New Roman" w:hAnsi="Times New Roman" w:cs="Times New Roman"/>
          <w:b/>
          <w:bCs/>
          <w:color w:val="000000"/>
          <w:sz w:val="24"/>
          <w:szCs w:val="24"/>
        </w:rPr>
        <w:t>Iterator Methods in Java</w:t>
      </w:r>
    </w:p>
    <w:p w:rsidR="00634A93" w:rsidRPr="004A5736" w:rsidRDefault="00634A93" w:rsidP="00634A93">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The Iterator interface provides three methods in Java. They are as follow:</w:t>
      </w:r>
    </w:p>
    <w:p w:rsidR="00634A93" w:rsidRPr="004A5736" w:rsidRDefault="00634A93" w:rsidP="00634A93">
      <w:pPr>
        <w:shd w:val="clear" w:color="auto" w:fill="FFFFFF"/>
        <w:spacing w:after="0"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b/>
          <w:bCs/>
          <w:color w:val="000000"/>
          <w:sz w:val="24"/>
          <w:szCs w:val="24"/>
        </w:rPr>
        <w:t>1. </w:t>
      </w:r>
      <w:proofErr w:type="gramStart"/>
      <w:r w:rsidRPr="004A5736">
        <w:rPr>
          <w:rFonts w:ascii="Times New Roman" w:eastAsia="Times New Roman" w:hAnsi="Times New Roman" w:cs="Times New Roman"/>
          <w:b/>
          <w:bCs/>
          <w:color w:val="FF0000"/>
          <w:sz w:val="24"/>
          <w:szCs w:val="24"/>
        </w:rPr>
        <w:t>public</w:t>
      </w:r>
      <w:proofErr w:type="gramEnd"/>
      <w:r w:rsidRPr="004A5736">
        <w:rPr>
          <w:rFonts w:ascii="Times New Roman" w:eastAsia="Times New Roman" w:hAnsi="Times New Roman" w:cs="Times New Roman"/>
          <w:b/>
          <w:bCs/>
          <w:color w:val="FF0000"/>
          <w:sz w:val="24"/>
          <w:szCs w:val="24"/>
        </w:rPr>
        <w:t xml:space="preserve"> </w:t>
      </w:r>
      <w:proofErr w:type="spellStart"/>
      <w:r w:rsidRPr="004A5736">
        <w:rPr>
          <w:rFonts w:ascii="Times New Roman" w:eastAsia="Times New Roman" w:hAnsi="Times New Roman" w:cs="Times New Roman"/>
          <w:b/>
          <w:bCs/>
          <w:color w:val="FF0000"/>
          <w:sz w:val="24"/>
          <w:szCs w:val="24"/>
        </w:rPr>
        <w:t>boolean</w:t>
      </w:r>
      <w:proofErr w:type="spellEnd"/>
      <w:r w:rsidRPr="004A5736">
        <w:rPr>
          <w:rFonts w:ascii="Times New Roman" w:eastAsia="Times New Roman" w:hAnsi="Times New Roman" w:cs="Times New Roman"/>
          <w:b/>
          <w:bCs/>
          <w:color w:val="FF0000"/>
          <w:sz w:val="24"/>
          <w:szCs w:val="24"/>
        </w:rPr>
        <w:t xml:space="preserve"> </w:t>
      </w:r>
      <w:proofErr w:type="spellStart"/>
      <w:r w:rsidRPr="004A5736">
        <w:rPr>
          <w:rFonts w:ascii="Times New Roman" w:eastAsia="Times New Roman" w:hAnsi="Times New Roman" w:cs="Times New Roman"/>
          <w:b/>
          <w:bCs/>
          <w:color w:val="FF0000"/>
          <w:sz w:val="24"/>
          <w:szCs w:val="24"/>
        </w:rPr>
        <w:t>hasNext</w:t>
      </w:r>
      <w:proofErr w:type="spellEnd"/>
      <w:r w:rsidRPr="004A5736">
        <w:rPr>
          <w:rFonts w:ascii="Times New Roman" w:eastAsia="Times New Roman" w:hAnsi="Times New Roman" w:cs="Times New Roman"/>
          <w:b/>
          <w:bCs/>
          <w:color w:val="FF0000"/>
          <w:sz w:val="24"/>
          <w:szCs w:val="24"/>
        </w:rPr>
        <w:t>():</w:t>
      </w:r>
      <w:r w:rsidRPr="004A5736">
        <w:rPr>
          <w:rFonts w:ascii="Times New Roman" w:eastAsia="Times New Roman" w:hAnsi="Times New Roman" w:cs="Times New Roman"/>
          <w:color w:val="000000"/>
          <w:sz w:val="24"/>
          <w:szCs w:val="24"/>
        </w:rPr>
        <w:t> This method will return true if the iteration has more elements to traverse (iterate) in the forward direction. It will give false if all the elements have been iterated.</w:t>
      </w:r>
    </w:p>
    <w:p w:rsidR="00634A93" w:rsidRPr="004A5736" w:rsidRDefault="00634A93" w:rsidP="00634A93">
      <w:pPr>
        <w:shd w:val="clear" w:color="auto" w:fill="FFFFFF"/>
        <w:spacing w:after="0"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b/>
          <w:bCs/>
          <w:color w:val="000000"/>
          <w:sz w:val="24"/>
          <w:szCs w:val="24"/>
        </w:rPr>
        <w:t>2. </w:t>
      </w:r>
      <w:proofErr w:type="gramStart"/>
      <w:r w:rsidRPr="004A5736">
        <w:rPr>
          <w:rFonts w:ascii="Times New Roman" w:eastAsia="Times New Roman" w:hAnsi="Times New Roman" w:cs="Times New Roman"/>
          <w:b/>
          <w:bCs/>
          <w:color w:val="FF0000"/>
          <w:sz w:val="24"/>
          <w:szCs w:val="24"/>
        </w:rPr>
        <w:t>public</w:t>
      </w:r>
      <w:proofErr w:type="gramEnd"/>
      <w:r w:rsidRPr="004A5736">
        <w:rPr>
          <w:rFonts w:ascii="Times New Roman" w:eastAsia="Times New Roman" w:hAnsi="Times New Roman" w:cs="Times New Roman"/>
          <w:b/>
          <w:bCs/>
          <w:color w:val="FF0000"/>
          <w:sz w:val="24"/>
          <w:szCs w:val="24"/>
        </w:rPr>
        <w:t xml:space="preserve"> Object next():</w:t>
      </w:r>
      <w:r w:rsidRPr="004A5736">
        <w:rPr>
          <w:rFonts w:ascii="Times New Roman" w:eastAsia="Times New Roman" w:hAnsi="Times New Roman" w:cs="Times New Roman"/>
          <w:color w:val="000000"/>
          <w:sz w:val="24"/>
          <w:szCs w:val="24"/>
        </w:rPr>
        <w:t xml:space="preserve"> The next() method return next element in the collection. It will throw </w:t>
      </w:r>
      <w:proofErr w:type="spellStart"/>
      <w:r w:rsidRPr="004A5736">
        <w:rPr>
          <w:rFonts w:ascii="Times New Roman" w:eastAsia="Times New Roman" w:hAnsi="Times New Roman" w:cs="Times New Roman"/>
          <w:color w:val="000000"/>
          <w:sz w:val="24"/>
          <w:szCs w:val="24"/>
        </w:rPr>
        <w:t>NoSuchElementException</w:t>
      </w:r>
      <w:proofErr w:type="spellEnd"/>
      <w:r w:rsidRPr="004A5736">
        <w:rPr>
          <w:rFonts w:ascii="Times New Roman" w:eastAsia="Times New Roman" w:hAnsi="Times New Roman" w:cs="Times New Roman"/>
          <w:color w:val="000000"/>
          <w:sz w:val="24"/>
          <w:szCs w:val="24"/>
        </w:rPr>
        <w:t xml:space="preserve"> when the iteration is complete.</w:t>
      </w:r>
    </w:p>
    <w:p w:rsidR="00634A93" w:rsidRPr="004A5736" w:rsidRDefault="00634A93" w:rsidP="00634A93">
      <w:pPr>
        <w:shd w:val="clear" w:color="auto" w:fill="FFFFFF"/>
        <w:spacing w:after="0"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b/>
          <w:bCs/>
          <w:color w:val="000000"/>
          <w:sz w:val="24"/>
          <w:szCs w:val="24"/>
        </w:rPr>
        <w:t>3. </w:t>
      </w:r>
      <w:proofErr w:type="gramStart"/>
      <w:r w:rsidRPr="004A5736">
        <w:rPr>
          <w:rFonts w:ascii="Times New Roman" w:eastAsia="Times New Roman" w:hAnsi="Times New Roman" w:cs="Times New Roman"/>
          <w:b/>
          <w:bCs/>
          <w:color w:val="FF0000"/>
          <w:sz w:val="24"/>
          <w:szCs w:val="24"/>
        </w:rPr>
        <w:t>public</w:t>
      </w:r>
      <w:proofErr w:type="gramEnd"/>
      <w:r w:rsidRPr="004A5736">
        <w:rPr>
          <w:rFonts w:ascii="Times New Roman" w:eastAsia="Times New Roman" w:hAnsi="Times New Roman" w:cs="Times New Roman"/>
          <w:b/>
          <w:bCs/>
          <w:color w:val="FF0000"/>
          <w:sz w:val="24"/>
          <w:szCs w:val="24"/>
        </w:rPr>
        <w:t xml:space="preserve"> void remove():</w:t>
      </w:r>
      <w:r w:rsidRPr="004A5736">
        <w:rPr>
          <w:rFonts w:ascii="Times New Roman" w:eastAsia="Times New Roman" w:hAnsi="Times New Roman" w:cs="Times New Roman"/>
          <w:color w:val="000000"/>
          <w:sz w:val="24"/>
          <w:szCs w:val="24"/>
        </w:rPr>
        <w:t xml:space="preserve"> The remove() method removes the last or the most recent element returned by the iterator. It must be called after calling the </w:t>
      </w:r>
      <w:proofErr w:type="gramStart"/>
      <w:r w:rsidRPr="004A5736">
        <w:rPr>
          <w:rFonts w:ascii="Times New Roman" w:eastAsia="Times New Roman" w:hAnsi="Times New Roman" w:cs="Times New Roman"/>
          <w:color w:val="000000"/>
          <w:sz w:val="24"/>
          <w:szCs w:val="24"/>
        </w:rPr>
        <w:t>next(</w:t>
      </w:r>
      <w:proofErr w:type="gramEnd"/>
      <w:r w:rsidRPr="004A5736">
        <w:rPr>
          <w:rFonts w:ascii="Times New Roman" w:eastAsia="Times New Roman" w:hAnsi="Times New Roman" w:cs="Times New Roman"/>
          <w:color w:val="000000"/>
          <w:sz w:val="24"/>
          <w:szCs w:val="24"/>
        </w:rPr>
        <w:t xml:space="preserve">) method otherwise it will throw </w:t>
      </w:r>
      <w:proofErr w:type="spellStart"/>
      <w:r w:rsidRPr="004A5736">
        <w:rPr>
          <w:rFonts w:ascii="Times New Roman" w:eastAsia="Times New Roman" w:hAnsi="Times New Roman" w:cs="Times New Roman"/>
          <w:color w:val="000000"/>
          <w:sz w:val="24"/>
          <w:szCs w:val="24"/>
        </w:rPr>
        <w:t>IllegalStateException</w:t>
      </w:r>
      <w:proofErr w:type="spellEnd"/>
      <w:r w:rsidRPr="004A5736">
        <w:rPr>
          <w:rFonts w:ascii="Times New Roman" w:eastAsia="Times New Roman" w:hAnsi="Times New Roman" w:cs="Times New Roman"/>
          <w:color w:val="000000"/>
          <w:sz w:val="24"/>
          <w:szCs w:val="24"/>
        </w:rPr>
        <w:t>.</w:t>
      </w:r>
    </w:p>
    <w:p w:rsidR="00634A93" w:rsidRPr="004A5736" w:rsidRDefault="00634A93" w:rsidP="00634A93">
      <w:pPr>
        <w:spacing w:line="240" w:lineRule="auto"/>
        <w:rPr>
          <w:rFonts w:ascii="Times New Roman" w:hAnsi="Times New Roman" w:cs="Times New Roman"/>
          <w:b/>
          <w:color w:val="000000" w:themeColor="text1"/>
          <w:sz w:val="24"/>
          <w:szCs w:val="24"/>
        </w:rPr>
      </w:pPr>
    </w:p>
    <w:p w:rsidR="00634A93" w:rsidRPr="004A5736" w:rsidRDefault="00634A93" w:rsidP="00634A93">
      <w:pPr>
        <w:shd w:val="clear" w:color="auto" w:fill="FFFFFF"/>
        <w:spacing w:after="144" w:line="240" w:lineRule="auto"/>
        <w:rPr>
          <w:rFonts w:ascii="Times New Roman" w:eastAsia="Times New Roman" w:hAnsi="Times New Roman" w:cs="Times New Roman"/>
          <w:b/>
          <w:color w:val="ED7D31" w:themeColor="accent2"/>
          <w:sz w:val="24"/>
          <w:szCs w:val="24"/>
        </w:rPr>
      </w:pPr>
      <w:r w:rsidRPr="004A5736">
        <w:rPr>
          <w:rFonts w:ascii="Times New Roman" w:eastAsia="Times New Roman" w:hAnsi="Times New Roman" w:cs="Times New Roman"/>
          <w:b/>
          <w:color w:val="ED7D31" w:themeColor="accent2"/>
          <w:sz w:val="24"/>
          <w:szCs w:val="24"/>
        </w:rPr>
        <w:t>We can iterate set by using any one of the following ways. They are as follows:</w:t>
      </w:r>
    </w:p>
    <w:p w:rsidR="00634A93" w:rsidRPr="004A5736" w:rsidRDefault="00634A93" w:rsidP="00634A93">
      <w:pPr>
        <w:numPr>
          <w:ilvl w:val="0"/>
          <w:numId w:val="5"/>
        </w:numPr>
        <w:shd w:val="clear" w:color="auto" w:fill="FFFFFF"/>
        <w:spacing w:after="0" w:line="240" w:lineRule="auto"/>
        <w:rPr>
          <w:rFonts w:ascii="Times New Roman" w:eastAsia="Times New Roman" w:hAnsi="Times New Roman" w:cs="Times New Roman"/>
          <w:b/>
          <w:color w:val="ED7D31" w:themeColor="accent2"/>
          <w:sz w:val="24"/>
          <w:szCs w:val="24"/>
        </w:rPr>
      </w:pPr>
      <w:r w:rsidRPr="004A5736">
        <w:rPr>
          <w:rFonts w:ascii="Times New Roman" w:eastAsia="Times New Roman" w:hAnsi="Times New Roman" w:cs="Times New Roman"/>
          <w:b/>
          <w:color w:val="ED7D31" w:themeColor="accent2"/>
          <w:sz w:val="24"/>
          <w:szCs w:val="24"/>
        </w:rPr>
        <w:t>Using </w:t>
      </w:r>
      <w:hyperlink r:id="rId16" w:history="1">
        <w:r w:rsidRPr="004A5736">
          <w:rPr>
            <w:rFonts w:ascii="Times New Roman" w:eastAsia="Times New Roman" w:hAnsi="Times New Roman" w:cs="Times New Roman"/>
            <w:b/>
            <w:i/>
            <w:iCs/>
            <w:color w:val="ED7D31" w:themeColor="accent2"/>
            <w:sz w:val="24"/>
            <w:szCs w:val="24"/>
          </w:rPr>
          <w:t>Iterator</w:t>
        </w:r>
      </w:hyperlink>
    </w:p>
    <w:p w:rsidR="00634A93" w:rsidRPr="004A5736" w:rsidRDefault="00634A93" w:rsidP="00634A93">
      <w:pPr>
        <w:numPr>
          <w:ilvl w:val="0"/>
          <w:numId w:val="5"/>
        </w:numPr>
        <w:shd w:val="clear" w:color="auto" w:fill="FFFFFF"/>
        <w:spacing w:after="0" w:line="240" w:lineRule="auto"/>
        <w:rPr>
          <w:rFonts w:ascii="Times New Roman" w:eastAsia="Times New Roman" w:hAnsi="Times New Roman" w:cs="Times New Roman"/>
          <w:b/>
          <w:color w:val="ED7D31" w:themeColor="accent2"/>
          <w:sz w:val="24"/>
          <w:szCs w:val="24"/>
        </w:rPr>
      </w:pPr>
      <w:r w:rsidRPr="004A5736">
        <w:rPr>
          <w:rFonts w:ascii="Times New Roman" w:eastAsia="Times New Roman" w:hAnsi="Times New Roman" w:cs="Times New Roman"/>
          <w:b/>
          <w:color w:val="ED7D31" w:themeColor="accent2"/>
          <w:sz w:val="24"/>
          <w:szCs w:val="24"/>
        </w:rPr>
        <w:t>Using Enhanced for loop</w:t>
      </w:r>
    </w:p>
    <w:p w:rsidR="00634A93" w:rsidRPr="004A5736" w:rsidRDefault="00634A93" w:rsidP="00634A93">
      <w:pPr>
        <w:numPr>
          <w:ilvl w:val="0"/>
          <w:numId w:val="5"/>
        </w:numPr>
        <w:shd w:val="clear" w:color="auto" w:fill="FFFFFF"/>
        <w:spacing w:after="0" w:line="240" w:lineRule="auto"/>
        <w:rPr>
          <w:rFonts w:ascii="Times New Roman" w:eastAsia="Times New Roman" w:hAnsi="Times New Roman" w:cs="Times New Roman"/>
          <w:b/>
          <w:color w:val="ED7D31" w:themeColor="accent2"/>
          <w:sz w:val="24"/>
          <w:szCs w:val="24"/>
        </w:rPr>
      </w:pPr>
      <w:r w:rsidRPr="004A5736">
        <w:rPr>
          <w:rFonts w:ascii="Times New Roman" w:eastAsia="Times New Roman" w:hAnsi="Times New Roman" w:cs="Times New Roman"/>
          <w:b/>
          <w:color w:val="ED7D31" w:themeColor="accent2"/>
          <w:sz w:val="24"/>
          <w:szCs w:val="24"/>
        </w:rPr>
        <w:t xml:space="preserve">Using </w:t>
      </w:r>
      <w:proofErr w:type="spellStart"/>
      <w:r w:rsidRPr="004A5736">
        <w:rPr>
          <w:rFonts w:ascii="Times New Roman" w:eastAsia="Times New Roman" w:hAnsi="Times New Roman" w:cs="Times New Roman"/>
          <w:b/>
          <w:color w:val="ED7D31" w:themeColor="accent2"/>
          <w:sz w:val="24"/>
          <w:szCs w:val="24"/>
        </w:rPr>
        <w:t>forEach</w:t>
      </w:r>
      <w:proofErr w:type="spellEnd"/>
      <w:r w:rsidRPr="004A5736">
        <w:rPr>
          <w:rFonts w:ascii="Times New Roman" w:eastAsia="Times New Roman" w:hAnsi="Times New Roman" w:cs="Times New Roman"/>
          <w:b/>
          <w:color w:val="ED7D31" w:themeColor="accent2"/>
          <w:sz w:val="24"/>
          <w:szCs w:val="24"/>
        </w:rPr>
        <w:t>()</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java.util.HashSet</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java.util.Iterator</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java.util.Set</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class </w:t>
      </w:r>
      <w:proofErr w:type="spellStart"/>
      <w:r w:rsidRPr="004A5736">
        <w:rPr>
          <w:rFonts w:ascii="Times New Roman" w:hAnsi="Times New Roman" w:cs="Times New Roman"/>
          <w:color w:val="FFFFFF"/>
          <w:sz w:val="24"/>
          <w:szCs w:val="24"/>
        </w:rPr>
        <w:t>IterateSetEx</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lastRenderedPageBreak/>
        <w:t>public</w:t>
      </w:r>
      <w:proofErr w:type="gramEnd"/>
      <w:r w:rsidRPr="004A5736">
        <w:rPr>
          <w:rFonts w:ascii="Times New Roman" w:hAnsi="Times New Roman" w:cs="Times New Roman"/>
          <w:color w:val="FFFFFF"/>
          <w:sz w:val="24"/>
          <w:szCs w:val="24"/>
        </w:rPr>
        <w:t xml:space="preserve"> static void main(String[] </w:t>
      </w:r>
      <w:proofErr w:type="spellStart"/>
      <w:r w:rsidRPr="004A5736">
        <w:rPr>
          <w:rFonts w:ascii="Times New Roman" w:hAnsi="Times New Roman" w:cs="Times New Roman"/>
          <w:color w:val="FFFFFF"/>
          <w:sz w:val="24"/>
          <w:szCs w:val="24"/>
        </w:rPr>
        <w:t>args</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Create</w:t>
      </w:r>
      <w:proofErr w:type="gramEnd"/>
      <w:r w:rsidRPr="004A5736">
        <w:rPr>
          <w:rFonts w:ascii="Times New Roman" w:hAnsi="Times New Roman" w:cs="Times New Roman"/>
          <w:color w:val="FFFFFF"/>
          <w:sz w:val="24"/>
          <w:szCs w:val="24"/>
        </w:rPr>
        <w:t xml:space="preserve"> a generic set object of type String.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Set&lt;String&gt; s = new </w:t>
      </w:r>
      <w:proofErr w:type="spellStart"/>
      <w:r w:rsidRPr="004A5736">
        <w:rPr>
          <w:rFonts w:ascii="Times New Roman" w:hAnsi="Times New Roman" w:cs="Times New Roman"/>
          <w:color w:val="FFFFFF"/>
          <w:sz w:val="24"/>
          <w:szCs w:val="24"/>
        </w:rPr>
        <w:t>HashSet</w:t>
      </w:r>
      <w:proofErr w:type="spellEnd"/>
      <w:r w:rsidRPr="004A5736">
        <w:rPr>
          <w:rFonts w:ascii="Times New Roman" w:hAnsi="Times New Roman" w:cs="Times New Roman"/>
          <w:color w:val="FFFFFF"/>
          <w:sz w:val="24"/>
          <w:szCs w:val="24"/>
        </w:rPr>
        <w:t>&lt;String</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 xml:space="preserve">); // </w:t>
      </w:r>
      <w:proofErr w:type="spellStart"/>
      <w:r w:rsidRPr="004A5736">
        <w:rPr>
          <w:rFonts w:ascii="Times New Roman" w:hAnsi="Times New Roman" w:cs="Times New Roman"/>
          <w:color w:val="FFFFFF"/>
          <w:sz w:val="24"/>
          <w:szCs w:val="24"/>
        </w:rPr>
        <w:t>s.size</w:t>
      </w:r>
      <w:proofErr w:type="spellEnd"/>
      <w:r w:rsidRPr="004A5736">
        <w:rPr>
          <w:rFonts w:ascii="Times New Roman" w:hAnsi="Times New Roman" w:cs="Times New Roman"/>
          <w:color w:val="FFFFFF"/>
          <w:sz w:val="24"/>
          <w:szCs w:val="24"/>
        </w:rPr>
        <w:t>() is 0.</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int</w:t>
      </w:r>
      <w:proofErr w:type="spellEnd"/>
      <w:proofErr w:type="gramEnd"/>
      <w:r w:rsidRPr="004A5736">
        <w:rPr>
          <w:rFonts w:ascii="Times New Roman" w:hAnsi="Times New Roman" w:cs="Times New Roman"/>
          <w:color w:val="FFFFFF"/>
          <w:sz w:val="24"/>
          <w:szCs w:val="24"/>
        </w:rPr>
        <w:t xml:space="preserve"> size = </w:t>
      </w:r>
      <w:proofErr w:type="spellStart"/>
      <w:r w:rsidRPr="004A5736">
        <w:rPr>
          <w:rFonts w:ascii="Times New Roman" w:hAnsi="Times New Roman" w:cs="Times New Roman"/>
          <w:color w:val="FFFFFF"/>
          <w:sz w:val="24"/>
          <w:szCs w:val="24"/>
        </w:rPr>
        <w:t>s.size</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"Size before adding elements: " +size);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Adding</w:t>
      </w:r>
      <w:proofErr w:type="gramEnd"/>
      <w:r w:rsidRPr="004A5736">
        <w:rPr>
          <w:rFonts w:ascii="Times New Roman" w:hAnsi="Times New Roman" w:cs="Times New Roman"/>
          <w:color w:val="FFFFFF"/>
          <w:sz w:val="24"/>
          <w:szCs w:val="24"/>
        </w:rPr>
        <w:t xml:space="preserve"> elements to set.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"Orange"); // </w:t>
      </w:r>
      <w:proofErr w:type="spellStart"/>
      <w:r w:rsidRPr="004A5736">
        <w:rPr>
          <w:rFonts w:ascii="Times New Roman" w:hAnsi="Times New Roman" w:cs="Times New Roman"/>
          <w:color w:val="FFFFFF"/>
          <w:sz w:val="24"/>
          <w:szCs w:val="24"/>
        </w:rPr>
        <w:t>s.size</w:t>
      </w:r>
      <w:proofErr w:type="spellEnd"/>
      <w:r w:rsidRPr="004A5736">
        <w:rPr>
          <w:rFonts w:ascii="Times New Roman" w:hAnsi="Times New Roman" w:cs="Times New Roman"/>
          <w:color w:val="FFFFFF"/>
          <w:sz w:val="24"/>
          <w:szCs w:val="24"/>
        </w:rPr>
        <w:t>() is 1.</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"Red"); // </w:t>
      </w:r>
      <w:proofErr w:type="spellStart"/>
      <w:r w:rsidRPr="004A5736">
        <w:rPr>
          <w:rFonts w:ascii="Times New Roman" w:hAnsi="Times New Roman" w:cs="Times New Roman"/>
          <w:color w:val="FFFFFF"/>
          <w:sz w:val="24"/>
          <w:szCs w:val="24"/>
        </w:rPr>
        <w:t>s.size</w:t>
      </w:r>
      <w:proofErr w:type="spellEnd"/>
      <w:r w:rsidRPr="004A5736">
        <w:rPr>
          <w:rFonts w:ascii="Times New Roman" w:hAnsi="Times New Roman" w:cs="Times New Roman"/>
          <w:color w:val="FFFFFF"/>
          <w:sz w:val="24"/>
          <w:szCs w:val="24"/>
        </w:rPr>
        <w:t>() is 2.</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"Blue"); // </w:t>
      </w:r>
      <w:proofErr w:type="spellStart"/>
      <w:r w:rsidRPr="004A5736">
        <w:rPr>
          <w:rFonts w:ascii="Times New Roman" w:hAnsi="Times New Roman" w:cs="Times New Roman"/>
          <w:color w:val="FFFFFF"/>
          <w:sz w:val="24"/>
          <w:szCs w:val="24"/>
        </w:rPr>
        <w:t>s.size</w:t>
      </w:r>
      <w:proofErr w:type="spellEnd"/>
      <w:r w:rsidRPr="004A5736">
        <w:rPr>
          <w:rFonts w:ascii="Times New Roman" w:hAnsi="Times New Roman" w:cs="Times New Roman"/>
          <w:color w:val="FFFFFF"/>
          <w:sz w:val="24"/>
          <w:szCs w:val="24"/>
        </w:rPr>
        <w:t>() is 3.</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"Yellow"); // </w:t>
      </w:r>
      <w:proofErr w:type="spellStart"/>
      <w:r w:rsidRPr="004A5736">
        <w:rPr>
          <w:rFonts w:ascii="Times New Roman" w:hAnsi="Times New Roman" w:cs="Times New Roman"/>
          <w:color w:val="FFFFFF"/>
          <w:sz w:val="24"/>
          <w:szCs w:val="24"/>
        </w:rPr>
        <w:t>s.size</w:t>
      </w:r>
      <w:proofErr w:type="spellEnd"/>
      <w:r w:rsidRPr="004A5736">
        <w:rPr>
          <w:rFonts w:ascii="Times New Roman" w:hAnsi="Times New Roman" w:cs="Times New Roman"/>
          <w:color w:val="FFFFFF"/>
          <w:sz w:val="24"/>
          <w:szCs w:val="24"/>
        </w:rPr>
        <w:t>() is 4.</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"Green"); // </w:t>
      </w:r>
      <w:proofErr w:type="spellStart"/>
      <w:r w:rsidRPr="004A5736">
        <w:rPr>
          <w:rFonts w:ascii="Times New Roman" w:hAnsi="Times New Roman" w:cs="Times New Roman"/>
          <w:color w:val="FFFFFF"/>
          <w:sz w:val="24"/>
          <w:szCs w:val="24"/>
        </w:rPr>
        <w:t>s.size</w:t>
      </w:r>
      <w:proofErr w:type="spellEnd"/>
      <w:r w:rsidRPr="004A5736">
        <w:rPr>
          <w:rFonts w:ascii="Times New Roman" w:hAnsi="Times New Roman" w:cs="Times New Roman"/>
          <w:color w:val="FFFFFF"/>
          <w:sz w:val="24"/>
          <w:szCs w:val="24"/>
        </w:rPr>
        <w:t>() is 5.</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"Elements in set");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proofErr w:type="spell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 xml:space="preserve">(s);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Iterator&lt;String&gt; </w:t>
      </w:r>
      <w:proofErr w:type="spellStart"/>
      <w:r w:rsidRPr="004A5736">
        <w:rPr>
          <w:rFonts w:ascii="Times New Roman" w:hAnsi="Times New Roman" w:cs="Times New Roman"/>
          <w:color w:val="FFFFFF"/>
          <w:sz w:val="24"/>
          <w:szCs w:val="24"/>
        </w:rPr>
        <w:t>itr</w:t>
      </w:r>
      <w:proofErr w:type="spellEnd"/>
      <w:r w:rsidRPr="004A5736">
        <w:rPr>
          <w:rFonts w:ascii="Times New Roman" w:hAnsi="Times New Roman" w:cs="Times New Roman"/>
          <w:color w:val="FFFFFF"/>
          <w:sz w:val="24"/>
          <w:szCs w:val="24"/>
        </w:rPr>
        <w:t xml:space="preserve"> = </w:t>
      </w:r>
      <w:proofErr w:type="spellStart"/>
      <w:proofErr w:type="gramStart"/>
      <w:r w:rsidRPr="004A5736">
        <w:rPr>
          <w:rFonts w:ascii="Times New Roman" w:hAnsi="Times New Roman" w:cs="Times New Roman"/>
          <w:color w:val="FFFFFF"/>
          <w:sz w:val="24"/>
          <w:szCs w:val="24"/>
        </w:rPr>
        <w:t>s.iterator</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"Iteration using Iterator method");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while(</w:t>
      </w:r>
      <w:proofErr w:type="spellStart"/>
      <w:proofErr w:type="gramEnd"/>
      <w:r w:rsidRPr="004A5736">
        <w:rPr>
          <w:rFonts w:ascii="Times New Roman" w:hAnsi="Times New Roman" w:cs="Times New Roman"/>
          <w:color w:val="FFFFFF"/>
          <w:sz w:val="24"/>
          <w:szCs w:val="24"/>
        </w:rPr>
        <w:t>itr.hasNext</w:t>
      </w:r>
      <w:proofErr w:type="spellEnd"/>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Object </w:t>
      </w:r>
      <w:proofErr w:type="spellStart"/>
      <w:r w:rsidRPr="004A5736">
        <w:rPr>
          <w:rFonts w:ascii="Times New Roman" w:hAnsi="Times New Roman" w:cs="Times New Roman"/>
          <w:color w:val="FFFFFF"/>
          <w:sz w:val="24"/>
          <w:szCs w:val="24"/>
        </w:rPr>
        <w:t>str</w:t>
      </w:r>
      <w:proofErr w:type="spellEnd"/>
      <w:r w:rsidRPr="004A5736">
        <w:rPr>
          <w:rFonts w:ascii="Times New Roman" w:hAnsi="Times New Roman" w:cs="Times New Roman"/>
          <w:color w:val="FFFFFF"/>
          <w:sz w:val="24"/>
          <w:szCs w:val="24"/>
        </w:rPr>
        <w:t xml:space="preserve"> = </w:t>
      </w:r>
      <w:proofErr w:type="spellStart"/>
      <w:proofErr w:type="gramStart"/>
      <w:r w:rsidRPr="004A5736">
        <w:rPr>
          <w:rFonts w:ascii="Times New Roman" w:hAnsi="Times New Roman" w:cs="Times New Roman"/>
          <w:color w:val="FFFFFF"/>
          <w:sz w:val="24"/>
          <w:szCs w:val="24"/>
        </w:rPr>
        <w:t>itr.next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spellStart"/>
      <w:proofErr w:type="gramEnd"/>
      <w:r w:rsidRPr="004A5736">
        <w:rPr>
          <w:rFonts w:ascii="Times New Roman" w:hAnsi="Times New Roman" w:cs="Times New Roman"/>
          <w:color w:val="FFFFFF"/>
          <w:sz w:val="24"/>
          <w:szCs w:val="24"/>
        </w:rPr>
        <w:t>str</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Output: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Size before adding elements: 0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Elements in set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[Red, Blue, Yellow, Orange, Green]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Iteration using Iterator method </w:t>
      </w:r>
    </w:p>
    <w:p w:rsidR="00634A93" w:rsidRPr="004A5736" w:rsidRDefault="00634A93" w:rsidP="00634A93">
      <w:pPr>
        <w:pStyle w:val="HTMLPreformatted"/>
        <w:pBdr>
          <w:left w:val="single" w:sz="36" w:space="12" w:color="FF0000"/>
        </w:pBdr>
        <w:shd w:val="clear" w:color="auto" w:fill="403432"/>
        <w:ind w:left="360"/>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Red Blue Yellow Orange Green</w:t>
      </w:r>
    </w:p>
    <w:p w:rsidR="00634A93" w:rsidRPr="004A5736" w:rsidRDefault="00634A93" w:rsidP="00634A93">
      <w:pPr>
        <w:spacing w:line="240" w:lineRule="auto"/>
        <w:rPr>
          <w:rFonts w:ascii="Times New Roman" w:hAnsi="Times New Roman" w:cs="Times New Roman"/>
          <w:b/>
          <w:color w:val="000000" w:themeColor="text1"/>
          <w:sz w:val="24"/>
          <w:szCs w:val="24"/>
        </w:rPr>
      </w:pPr>
    </w:p>
    <w:p w:rsidR="00634A93" w:rsidRPr="004A5736" w:rsidRDefault="00634A93" w:rsidP="00634A93">
      <w:pPr>
        <w:spacing w:line="240" w:lineRule="auto"/>
        <w:rPr>
          <w:rFonts w:ascii="Times New Roman" w:hAnsi="Times New Roman" w:cs="Times New Roman"/>
          <w:b/>
          <w:color w:val="000000" w:themeColor="text1"/>
          <w:sz w:val="24"/>
          <w:szCs w:val="24"/>
        </w:rPr>
      </w:pP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java.util.HashSet</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java.util.Set</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class IterateSetEx2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static void main(String[] </w:t>
      </w:r>
      <w:proofErr w:type="spellStart"/>
      <w:r w:rsidRPr="004A5736">
        <w:rPr>
          <w:rFonts w:ascii="Times New Roman" w:hAnsi="Times New Roman" w:cs="Times New Roman"/>
          <w:color w:val="FFFFFF"/>
          <w:sz w:val="24"/>
          <w:szCs w:val="24"/>
        </w:rPr>
        <w:t>args</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Create</w:t>
      </w:r>
      <w:proofErr w:type="gramEnd"/>
      <w:r w:rsidRPr="004A5736">
        <w:rPr>
          <w:rFonts w:ascii="Times New Roman" w:hAnsi="Times New Roman" w:cs="Times New Roman"/>
          <w:color w:val="FFFFFF"/>
          <w:sz w:val="24"/>
          <w:szCs w:val="24"/>
        </w:rPr>
        <w:t xml:space="preserve"> Set object of type Integer.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Set&lt;Integer&gt; s = new </w:t>
      </w:r>
      <w:proofErr w:type="spellStart"/>
      <w:r w:rsidRPr="004A5736">
        <w:rPr>
          <w:rFonts w:ascii="Times New Roman" w:hAnsi="Times New Roman" w:cs="Times New Roman"/>
          <w:color w:val="FFFFFF"/>
          <w:sz w:val="24"/>
          <w:szCs w:val="24"/>
        </w:rPr>
        <w:t>HashSet</w:t>
      </w:r>
      <w:proofErr w:type="spellEnd"/>
      <w:r w:rsidRPr="004A5736">
        <w:rPr>
          <w:rFonts w:ascii="Times New Roman" w:hAnsi="Times New Roman" w:cs="Times New Roman"/>
          <w:color w:val="FFFFFF"/>
          <w:sz w:val="24"/>
          <w:szCs w:val="24"/>
        </w:rPr>
        <w:t>&lt;Integer</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Adding</w:t>
      </w:r>
      <w:proofErr w:type="gramEnd"/>
      <w:r w:rsidRPr="004A5736">
        <w:rPr>
          <w:rFonts w:ascii="Times New Roman" w:hAnsi="Times New Roman" w:cs="Times New Roman"/>
          <w:color w:val="FFFFFF"/>
          <w:sz w:val="24"/>
          <w:szCs w:val="24"/>
        </w:rPr>
        <w:t xml:space="preserve"> even numbers </w:t>
      </w:r>
      <w:proofErr w:type="spellStart"/>
      <w:r w:rsidRPr="004A5736">
        <w:rPr>
          <w:rFonts w:ascii="Times New Roman" w:hAnsi="Times New Roman" w:cs="Times New Roman"/>
          <w:color w:val="FFFFFF"/>
          <w:sz w:val="24"/>
          <w:szCs w:val="24"/>
        </w:rPr>
        <w:t>betwen</w:t>
      </w:r>
      <w:proofErr w:type="spellEnd"/>
      <w:r w:rsidRPr="004A5736">
        <w:rPr>
          <w:rFonts w:ascii="Times New Roman" w:hAnsi="Times New Roman" w:cs="Times New Roman"/>
          <w:color w:val="FFFFFF"/>
          <w:sz w:val="24"/>
          <w:szCs w:val="24"/>
        </w:rPr>
        <w:t xml:space="preserve"> 10 to 30 as elements.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for(</w:t>
      </w:r>
      <w:proofErr w:type="spellStart"/>
      <w:proofErr w:type="gramEnd"/>
      <w:r w:rsidRPr="004A5736">
        <w:rPr>
          <w:rFonts w:ascii="Times New Roman" w:hAnsi="Times New Roman" w:cs="Times New Roman"/>
          <w:color w:val="FFFFFF"/>
          <w:sz w:val="24"/>
          <w:szCs w:val="24"/>
        </w:rPr>
        <w:t>int</w:t>
      </w:r>
      <w:proofErr w:type="spell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i</w:t>
      </w:r>
      <w:proofErr w:type="spellEnd"/>
      <w:r w:rsidRPr="004A5736">
        <w:rPr>
          <w:rFonts w:ascii="Times New Roman" w:hAnsi="Times New Roman" w:cs="Times New Roman"/>
          <w:color w:val="FFFFFF"/>
          <w:sz w:val="24"/>
          <w:szCs w:val="24"/>
        </w:rPr>
        <w:t xml:space="preserve"> = 10; </w:t>
      </w:r>
      <w:proofErr w:type="spellStart"/>
      <w:r w:rsidRPr="004A5736">
        <w:rPr>
          <w:rFonts w:ascii="Times New Roman" w:hAnsi="Times New Roman" w:cs="Times New Roman"/>
          <w:color w:val="FFFFFF"/>
          <w:sz w:val="24"/>
          <w:szCs w:val="24"/>
        </w:rPr>
        <w:t>i</w:t>
      </w:r>
      <w:proofErr w:type="spellEnd"/>
      <w:r w:rsidRPr="004A5736">
        <w:rPr>
          <w:rFonts w:ascii="Times New Roman" w:hAnsi="Times New Roman" w:cs="Times New Roman"/>
          <w:color w:val="FFFFFF"/>
          <w:sz w:val="24"/>
          <w:szCs w:val="24"/>
        </w:rPr>
        <w:t xml:space="preserve"> &lt; = 30; </w:t>
      </w:r>
      <w:proofErr w:type="spellStart"/>
      <w:r w:rsidRPr="004A5736">
        <w:rPr>
          <w:rFonts w:ascii="Times New Roman" w:hAnsi="Times New Roman" w:cs="Times New Roman"/>
          <w:color w:val="FFFFFF"/>
          <w:sz w:val="24"/>
          <w:szCs w:val="24"/>
        </w:rPr>
        <w:t>i</w:t>
      </w:r>
      <w:proofErr w:type="spellEnd"/>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if(</w:t>
      </w:r>
      <w:proofErr w:type="spellStart"/>
      <w:proofErr w:type="gramEnd"/>
      <w:r w:rsidRPr="004A5736">
        <w:rPr>
          <w:rFonts w:ascii="Times New Roman" w:hAnsi="Times New Roman" w:cs="Times New Roman"/>
          <w:color w:val="FFFFFF"/>
          <w:sz w:val="24"/>
          <w:szCs w:val="24"/>
        </w:rPr>
        <w:t>i</w:t>
      </w:r>
      <w:proofErr w:type="spellEnd"/>
      <w:r w:rsidRPr="004A5736">
        <w:rPr>
          <w:rFonts w:ascii="Times New Roman" w:hAnsi="Times New Roman" w:cs="Times New Roman"/>
          <w:color w:val="FFFFFF"/>
          <w:sz w:val="24"/>
          <w:szCs w:val="24"/>
        </w:rPr>
        <w:t xml:space="preserve"> % 2 == 0)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spellStart"/>
      <w:proofErr w:type="gramEnd"/>
      <w:r w:rsidRPr="004A5736">
        <w:rPr>
          <w:rFonts w:ascii="Times New Roman" w:hAnsi="Times New Roman" w:cs="Times New Roman"/>
          <w:color w:val="FFFFFF"/>
          <w:sz w:val="24"/>
          <w:szCs w:val="24"/>
        </w:rPr>
        <w:t>i</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lastRenderedPageBreak/>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"Even numbers between 10 to 30");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 xml:space="preserve">(s);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"Iteration Using </w:t>
      </w:r>
      <w:proofErr w:type="spellStart"/>
      <w:r w:rsidRPr="004A5736">
        <w:rPr>
          <w:rFonts w:ascii="Times New Roman" w:hAnsi="Times New Roman" w:cs="Times New Roman"/>
          <w:color w:val="FFFFFF"/>
          <w:sz w:val="24"/>
          <w:szCs w:val="24"/>
        </w:rPr>
        <w:t>Enchanced</w:t>
      </w:r>
      <w:proofErr w:type="spellEnd"/>
      <w:r w:rsidRPr="004A5736">
        <w:rPr>
          <w:rFonts w:ascii="Times New Roman" w:hAnsi="Times New Roman" w:cs="Times New Roman"/>
          <w:color w:val="FFFFFF"/>
          <w:sz w:val="24"/>
          <w:szCs w:val="24"/>
        </w:rPr>
        <w:t xml:space="preserve"> For Loop");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for(</w:t>
      </w:r>
      <w:proofErr w:type="gramEnd"/>
      <w:r w:rsidRPr="004A5736">
        <w:rPr>
          <w:rFonts w:ascii="Times New Roman" w:hAnsi="Times New Roman" w:cs="Times New Roman"/>
          <w:color w:val="FFFFFF"/>
          <w:sz w:val="24"/>
          <w:szCs w:val="24"/>
        </w:rPr>
        <w:t xml:space="preserve">Integer </w:t>
      </w:r>
      <w:proofErr w:type="spellStart"/>
      <w:r w:rsidRPr="004A5736">
        <w:rPr>
          <w:rFonts w:ascii="Times New Roman" w:hAnsi="Times New Roman" w:cs="Times New Roman"/>
          <w:color w:val="FFFFFF"/>
          <w:sz w:val="24"/>
          <w:szCs w:val="24"/>
        </w:rPr>
        <w:t>it:s</w:t>
      </w:r>
      <w:proofErr w:type="spellEnd"/>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it);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Output: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Even numbers </w:t>
      </w:r>
      <w:proofErr w:type="gramStart"/>
      <w:r w:rsidRPr="004A5736">
        <w:rPr>
          <w:rFonts w:ascii="Times New Roman" w:hAnsi="Times New Roman" w:cs="Times New Roman"/>
          <w:color w:val="FFFFFF"/>
          <w:sz w:val="24"/>
          <w:szCs w:val="24"/>
        </w:rPr>
        <w:t>between 10 to 30</w:t>
      </w:r>
      <w:proofErr w:type="gram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[16, 18, 20, 22, 24, 10, 26, 12, 28, 14, 30]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Iteration Using Enhanced For Loop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16 18 20 22 24 10 26 12 28 14 30</w:t>
      </w:r>
    </w:p>
    <w:p w:rsidR="00634A93" w:rsidRPr="004A5736" w:rsidRDefault="00634A93" w:rsidP="00634A93">
      <w:pPr>
        <w:spacing w:line="240" w:lineRule="auto"/>
        <w:rPr>
          <w:rFonts w:ascii="Times New Roman" w:hAnsi="Times New Roman" w:cs="Times New Roman"/>
          <w:color w:val="000000"/>
          <w:sz w:val="24"/>
          <w:szCs w:val="24"/>
          <w:shd w:val="clear" w:color="auto" w:fill="FFFFFF"/>
        </w:rPr>
      </w:pPr>
    </w:p>
    <w:p w:rsidR="00634A93" w:rsidRPr="004A5736" w:rsidRDefault="00634A93" w:rsidP="00634A93">
      <w:pPr>
        <w:spacing w:line="240" w:lineRule="auto"/>
        <w:rPr>
          <w:rFonts w:ascii="Times New Roman" w:hAnsi="Times New Roman" w:cs="Times New Roman"/>
          <w:color w:val="000000"/>
          <w:sz w:val="24"/>
          <w:szCs w:val="24"/>
          <w:shd w:val="clear" w:color="auto" w:fill="FFFFFF"/>
        </w:rPr>
      </w:pPr>
    </w:p>
    <w:p w:rsidR="00634A93" w:rsidRPr="004A5736" w:rsidRDefault="00634A93" w:rsidP="00634A93">
      <w:pPr>
        <w:spacing w:line="240" w:lineRule="auto"/>
        <w:rPr>
          <w:rFonts w:ascii="Times New Roman" w:hAnsi="Times New Roman" w:cs="Times New Roman"/>
          <w:color w:val="000000"/>
          <w:sz w:val="24"/>
          <w:szCs w:val="24"/>
          <w:shd w:val="clear" w:color="auto" w:fill="FFFFFF"/>
        </w:rPr>
      </w:pPr>
      <w:r w:rsidRPr="004A5736">
        <w:rPr>
          <w:rFonts w:ascii="Times New Roman" w:hAnsi="Times New Roman" w:cs="Times New Roman"/>
          <w:color w:val="000000"/>
          <w:sz w:val="24"/>
          <w:szCs w:val="24"/>
          <w:shd w:val="clear" w:color="auto" w:fill="FFFFFF"/>
        </w:rPr>
        <w:t xml:space="preserve">Third way to iterate set elements using for </w:t>
      </w:r>
      <w:proofErr w:type="spellStart"/>
      <w:proofErr w:type="gramStart"/>
      <w:r w:rsidRPr="004A5736">
        <w:rPr>
          <w:rFonts w:ascii="Times New Roman" w:hAnsi="Times New Roman" w:cs="Times New Roman"/>
          <w:color w:val="000000"/>
          <w:sz w:val="24"/>
          <w:szCs w:val="24"/>
          <w:shd w:val="clear" w:color="auto" w:fill="FFFFFF"/>
        </w:rPr>
        <w:t>forEach</w:t>
      </w:r>
      <w:proofErr w:type="spellEnd"/>
      <w:r w:rsidRPr="004A5736">
        <w:rPr>
          <w:rFonts w:ascii="Times New Roman" w:hAnsi="Times New Roman" w:cs="Times New Roman"/>
          <w:color w:val="000000"/>
          <w:sz w:val="24"/>
          <w:szCs w:val="24"/>
          <w:shd w:val="clear" w:color="auto" w:fill="FFFFFF"/>
        </w:rPr>
        <w:t>(</w:t>
      </w:r>
      <w:proofErr w:type="gramEnd"/>
      <w:r w:rsidRPr="004A5736">
        <w:rPr>
          <w:rFonts w:ascii="Times New Roman" w:hAnsi="Times New Roman" w:cs="Times New Roman"/>
          <w:color w:val="000000"/>
          <w:sz w:val="24"/>
          <w:szCs w:val="24"/>
          <w:shd w:val="clear" w:color="auto" w:fill="FFFFFF"/>
        </w:rPr>
        <w:t>) method.</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package</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iterateSet</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java.util.HashSet</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java.util.Set</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class IterateSetEx3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proofErr w:type="gramStart"/>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static void main(String[] </w:t>
      </w:r>
      <w:proofErr w:type="spellStart"/>
      <w:r w:rsidRPr="004A5736">
        <w:rPr>
          <w:rFonts w:ascii="Times New Roman" w:hAnsi="Times New Roman" w:cs="Times New Roman"/>
          <w:color w:val="FFFFFF"/>
          <w:sz w:val="24"/>
          <w:szCs w:val="24"/>
        </w:rPr>
        <w:t>args</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Set&lt;Character&gt; s = new </w:t>
      </w:r>
      <w:proofErr w:type="spellStart"/>
      <w:r w:rsidRPr="004A5736">
        <w:rPr>
          <w:rFonts w:ascii="Times New Roman" w:hAnsi="Times New Roman" w:cs="Times New Roman"/>
          <w:color w:val="FFFFFF"/>
          <w:sz w:val="24"/>
          <w:szCs w:val="24"/>
        </w:rPr>
        <w:t>HashSet</w:t>
      </w:r>
      <w:proofErr w:type="spellEnd"/>
      <w:r w:rsidRPr="004A5736">
        <w:rPr>
          <w:rFonts w:ascii="Times New Roman" w:hAnsi="Times New Roman" w:cs="Times New Roman"/>
          <w:color w:val="FFFFFF"/>
          <w:sz w:val="24"/>
          <w:szCs w:val="24"/>
        </w:rPr>
        <w:t>&lt;Character</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'A');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'B');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'C');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'D');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 xml:space="preserve">(s);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"Iterating using </w:t>
      </w:r>
      <w:proofErr w:type="spellStart"/>
      <w:r w:rsidRPr="004A5736">
        <w:rPr>
          <w:rFonts w:ascii="Times New Roman" w:hAnsi="Times New Roman" w:cs="Times New Roman"/>
          <w:color w:val="FFFFFF"/>
          <w:sz w:val="24"/>
          <w:szCs w:val="24"/>
        </w:rPr>
        <w:t>forEach</w:t>
      </w:r>
      <w:proofErr w:type="spellEnd"/>
      <w:r w:rsidRPr="004A5736">
        <w:rPr>
          <w:rFonts w:ascii="Times New Roman" w:hAnsi="Times New Roman" w:cs="Times New Roman"/>
          <w:color w:val="FFFFFF"/>
          <w:sz w:val="24"/>
          <w:szCs w:val="24"/>
        </w:rPr>
        <w:t xml:space="preserve"> loop in Java 1.8");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s.forEach</w:t>
      </w:r>
      <w:proofErr w:type="spellEnd"/>
      <w:r w:rsidRPr="004A5736">
        <w:rPr>
          <w:rFonts w:ascii="Times New Roman" w:hAnsi="Times New Roman" w:cs="Times New Roman"/>
          <w:color w:val="FFFFFF"/>
          <w:sz w:val="24"/>
          <w:szCs w:val="24"/>
        </w:rPr>
        <w:t>(</w:t>
      </w:r>
      <w:proofErr w:type="spellStart"/>
      <w:proofErr w:type="gramEnd"/>
      <w:r w:rsidRPr="004A5736">
        <w:rPr>
          <w:rFonts w:ascii="Times New Roman" w:hAnsi="Times New Roman" w:cs="Times New Roman"/>
          <w:color w:val="FFFFFF"/>
          <w:sz w:val="24"/>
          <w:szCs w:val="24"/>
        </w:rPr>
        <w:t>System.out</w:t>
      </w:r>
      <w:proofErr w:type="spellEnd"/>
      <w:r w:rsidRPr="004A5736">
        <w:rPr>
          <w:rFonts w:ascii="Times New Roman" w:hAnsi="Times New Roman" w:cs="Times New Roman"/>
          <w:color w:val="FFFFFF"/>
          <w:sz w:val="24"/>
          <w:szCs w:val="24"/>
        </w:rPr>
        <w:t>::</w:t>
      </w:r>
      <w:proofErr w:type="spellStart"/>
      <w:r w:rsidRPr="004A5736">
        <w:rPr>
          <w:rFonts w:ascii="Times New Roman" w:hAnsi="Times New Roman" w:cs="Times New Roman"/>
          <w:color w:val="FFFFFF"/>
          <w:sz w:val="24"/>
          <w:szCs w:val="24"/>
        </w:rPr>
        <w:t>println</w:t>
      </w:r>
      <w:proofErr w:type="spellEnd"/>
      <w:r w:rsidRPr="004A5736">
        <w:rPr>
          <w:rFonts w:ascii="Times New Roman" w:hAnsi="Times New Roman" w:cs="Times New Roman"/>
          <w:color w:val="FFFFFF"/>
          <w:sz w:val="24"/>
          <w:szCs w:val="24"/>
        </w:rPr>
        <w:t xml:space="preserv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Output: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[A, B, C, D, E]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Iterating using </w:t>
      </w:r>
      <w:proofErr w:type="spellStart"/>
      <w:r w:rsidRPr="004A5736">
        <w:rPr>
          <w:rFonts w:ascii="Times New Roman" w:hAnsi="Times New Roman" w:cs="Times New Roman"/>
          <w:color w:val="FFFFFF"/>
          <w:sz w:val="24"/>
          <w:szCs w:val="24"/>
        </w:rPr>
        <w:t>forEach</w:t>
      </w:r>
      <w:proofErr w:type="spellEnd"/>
      <w:r w:rsidRPr="004A5736">
        <w:rPr>
          <w:rFonts w:ascii="Times New Roman" w:hAnsi="Times New Roman" w:cs="Times New Roman"/>
          <w:color w:val="FFFFFF"/>
          <w:sz w:val="24"/>
          <w:szCs w:val="24"/>
        </w:rPr>
        <w:t xml:space="preserve"> loop in Java 1.8 </w:t>
      </w:r>
    </w:p>
    <w:p w:rsidR="00634A93" w:rsidRPr="004A5736" w:rsidRDefault="00634A93" w:rsidP="00634A93">
      <w:pPr>
        <w:pStyle w:val="HTMLPreformatted"/>
        <w:pBdr>
          <w:left w:val="single" w:sz="36" w:space="12" w:color="FF0000"/>
        </w:pBdr>
        <w:shd w:val="clear" w:color="auto" w:fill="403432"/>
        <w:rPr>
          <w:rFonts w:ascii="Times New Roman" w:hAnsi="Times New Roman" w:cs="Times New Roman"/>
          <w:color w:val="FFFFFF"/>
          <w:sz w:val="24"/>
          <w:szCs w:val="24"/>
        </w:rPr>
      </w:pPr>
      <w:r w:rsidRPr="004A5736">
        <w:rPr>
          <w:rFonts w:ascii="Times New Roman" w:hAnsi="Times New Roman" w:cs="Times New Roman"/>
          <w:color w:val="FFFFFF"/>
          <w:sz w:val="24"/>
          <w:szCs w:val="24"/>
        </w:rPr>
        <w:t xml:space="preserve">       A B C D E</w:t>
      </w:r>
    </w:p>
    <w:p w:rsidR="00634A93" w:rsidRPr="004A5736" w:rsidRDefault="00634A93" w:rsidP="00634A93">
      <w:pPr>
        <w:spacing w:line="240" w:lineRule="auto"/>
        <w:rPr>
          <w:rFonts w:ascii="Times New Roman" w:hAnsi="Times New Roman" w:cs="Times New Roman"/>
          <w:b/>
          <w:color w:val="000000" w:themeColor="text1"/>
          <w:sz w:val="24"/>
          <w:szCs w:val="24"/>
        </w:rPr>
      </w:pPr>
    </w:p>
    <w:p w:rsidR="00634A93" w:rsidRDefault="00634A93" w:rsidP="00634A93">
      <w:pPr>
        <w:shd w:val="clear" w:color="auto" w:fill="FFFFFF"/>
        <w:spacing w:before="230" w:after="230" w:line="240" w:lineRule="auto"/>
        <w:outlineLvl w:val="1"/>
        <w:rPr>
          <w:rFonts w:ascii="Times New Roman" w:eastAsia="Times New Roman" w:hAnsi="Times New Roman" w:cs="Times New Roman"/>
          <w:b/>
          <w:bCs/>
          <w:color w:val="000000"/>
          <w:sz w:val="24"/>
          <w:szCs w:val="24"/>
          <w:highlight w:val="yellow"/>
        </w:rPr>
      </w:pPr>
    </w:p>
    <w:p w:rsidR="00CA7811" w:rsidRPr="004A5736" w:rsidRDefault="00CA7811" w:rsidP="00CA7811">
      <w:pPr>
        <w:pStyle w:val="Heading1"/>
        <w:pBdr>
          <w:bottom w:val="single" w:sz="4" w:space="14" w:color="008000"/>
        </w:pBdr>
        <w:spacing w:before="0" w:line="240" w:lineRule="auto"/>
        <w:rPr>
          <w:rFonts w:ascii="Times New Roman" w:hAnsi="Times New Roman" w:cs="Times New Roman"/>
          <w:sz w:val="24"/>
          <w:szCs w:val="24"/>
        </w:rPr>
      </w:pPr>
      <w:r w:rsidRPr="004A5736">
        <w:rPr>
          <w:rFonts w:ascii="Times New Roman" w:hAnsi="Times New Roman" w:cs="Times New Roman"/>
          <w:sz w:val="24"/>
          <w:szCs w:val="24"/>
        </w:rPr>
        <w:t>Set in Java | Set Methods, Example</w:t>
      </w:r>
    </w:p>
    <w:p w:rsidR="00CA7811" w:rsidRPr="004A5736" w:rsidRDefault="00CA7811" w:rsidP="00CA7811">
      <w:pPr>
        <w:pStyle w:val="NormalWeb"/>
        <w:shd w:val="clear" w:color="auto" w:fill="FFFFFF"/>
        <w:spacing w:before="0" w:beforeAutospacing="0" w:after="0" w:afterAutospacing="0"/>
        <w:rPr>
          <w:ins w:id="392" w:author="Unknown"/>
          <w:color w:val="FF0000"/>
        </w:rPr>
      </w:pPr>
      <w:ins w:id="393" w:author="Unknown">
        <w:r w:rsidRPr="004A5736">
          <w:rPr>
            <w:color w:val="000000"/>
          </w:rPr>
          <w:t>A </w:t>
        </w:r>
        <w:r w:rsidRPr="004A5736">
          <w:rPr>
            <w:rStyle w:val="Strong"/>
            <w:color w:val="000000"/>
            <w:bdr w:val="none" w:sz="0" w:space="0" w:color="auto" w:frame="1"/>
          </w:rPr>
          <w:t>set in Java</w:t>
        </w:r>
        <w:r w:rsidRPr="004A5736">
          <w:rPr>
            <w:color w:val="000000"/>
          </w:rPr>
          <w:t> is an unordered collection of unique elements or objects. In other words, a set is a collection of elements that are not stored in a particular order.</w:t>
        </w:r>
      </w:ins>
      <w:r w:rsidRPr="004A5736">
        <w:rPr>
          <w:color w:val="000000"/>
        </w:rPr>
        <w:t xml:space="preserve"> </w:t>
      </w:r>
      <w:ins w:id="394" w:author="Unknown">
        <w:r w:rsidRPr="004A5736">
          <w:rPr>
            <w:color w:val="000000"/>
          </w:rPr>
          <w:t xml:space="preserve">Elements are simply added to the set without any control over where they go. For example, in many applications, we do </w:t>
        </w:r>
        <w:r w:rsidRPr="004A5736">
          <w:rPr>
            <w:color w:val="000000"/>
          </w:rPr>
          <w:lastRenderedPageBreak/>
          <w:t>not need to care about the order of elements in a collection.</w:t>
        </w:r>
      </w:ins>
      <w:r w:rsidRPr="004A5736">
        <w:rPr>
          <w:color w:val="000000"/>
        </w:rPr>
        <w:t xml:space="preserve"> </w:t>
      </w:r>
      <w:ins w:id="395" w:author="Unknown">
        <w:r w:rsidRPr="004A5736">
          <w:rPr>
            <w:color w:val="000000"/>
          </w:rPr>
          <w:t>Consider the below figure where a set of books by topics is not arranged. A collection of elements is not stored in a particular order into a set.</w:t>
        </w:r>
      </w:ins>
      <w:r w:rsidRPr="004A5736">
        <w:rPr>
          <w:color w:val="000000"/>
        </w:rPr>
        <w:t xml:space="preserve"> </w:t>
      </w:r>
      <w:ins w:id="396" w:author="Unknown">
        <w:r w:rsidRPr="004A5736">
          <w:rPr>
            <w:color w:val="FF0000"/>
          </w:rPr>
          <w:t>Such a collection of elements without order is called set in Java.</w:t>
        </w:r>
      </w:ins>
    </w:p>
    <w:p w:rsidR="00CA7811" w:rsidRPr="004A5736" w:rsidRDefault="00CA7811" w:rsidP="00CA7811">
      <w:pPr>
        <w:pStyle w:val="NormalWeb"/>
        <w:shd w:val="clear" w:color="auto" w:fill="FFFFFF"/>
        <w:spacing w:before="0" w:beforeAutospacing="0" w:after="0" w:afterAutospacing="0"/>
        <w:rPr>
          <w:ins w:id="397" w:author="Unknown"/>
          <w:color w:val="000000"/>
        </w:rPr>
      </w:pPr>
      <w:r w:rsidRPr="004A5736">
        <w:rPr>
          <w:noProof/>
          <w:color w:val="FF2828"/>
          <w:bdr w:val="none" w:sz="0" w:space="0" w:color="auto" w:frame="1"/>
          <w:lang w:val="en-IN" w:eastAsia="en-IN"/>
        </w:rPr>
        <w:drawing>
          <wp:inline distT="0" distB="0" distL="0" distR="0" wp14:anchorId="7C22CE10" wp14:editId="5E4829F5">
            <wp:extent cx="5713095" cy="3811270"/>
            <wp:effectExtent l="19050" t="0" r="1905" b="0"/>
            <wp:docPr id="151" name="Picture 151" descr="Realtime example of set in Java">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Realtime example of set in Java">
                      <a:hlinkClick r:id="rId17"/>
                    </pic:cNvPr>
                    <pic:cNvPicPr>
                      <a:picLocks noChangeAspect="1" noChangeArrowheads="1"/>
                    </pic:cNvPicPr>
                  </pic:nvPicPr>
                  <pic:blipFill>
                    <a:blip r:embed="rId18"/>
                    <a:srcRect/>
                    <a:stretch>
                      <a:fillRect/>
                    </a:stretch>
                  </pic:blipFill>
                  <pic:spPr bwMode="auto">
                    <a:xfrm>
                      <a:off x="0" y="0"/>
                      <a:ext cx="5713095" cy="3811270"/>
                    </a:xfrm>
                    <a:prstGeom prst="rect">
                      <a:avLst/>
                    </a:prstGeom>
                    <a:noFill/>
                    <a:ln w="9525">
                      <a:noFill/>
                      <a:miter lim="800000"/>
                      <a:headEnd/>
                      <a:tailEnd/>
                    </a:ln>
                  </pic:spPr>
                </pic:pic>
              </a:graphicData>
            </a:graphic>
          </wp:inline>
        </w:drawing>
      </w:r>
      <w:ins w:id="398" w:author="Unknown">
        <w:r w:rsidRPr="004A5736">
          <w:rPr>
            <w:color w:val="000000"/>
          </w:rPr>
          <w:br/>
          <w:t>We can add elements in a set and iterate over all elements in a set. It will grow dynamically when elements are stored in it. We can also check whether a particular element is present in the set.</w:t>
        </w:r>
      </w:ins>
    </w:p>
    <w:p w:rsidR="00CA7811" w:rsidRPr="004A5736" w:rsidRDefault="00CA7811" w:rsidP="00CA7811">
      <w:pPr>
        <w:pStyle w:val="NormalWeb"/>
        <w:shd w:val="clear" w:color="auto" w:fill="FFFFFF"/>
        <w:spacing w:before="0" w:beforeAutospacing="0" w:after="144" w:afterAutospacing="0"/>
        <w:rPr>
          <w:ins w:id="399" w:author="Unknown"/>
          <w:color w:val="000000"/>
        </w:rPr>
      </w:pPr>
      <w:ins w:id="400" w:author="Unknown">
        <w:r w:rsidRPr="004A5736">
          <w:rPr>
            <w:color w:val="000000"/>
          </w:rPr>
          <w:t>A set will not allow duplicate elements. That means an element can exist only once in the set. If we try to add the same element that is already present in the set, then it is not stored in the set. That’s why each element in a set is unique.</w:t>
        </w:r>
      </w:ins>
    </w:p>
    <w:p w:rsidR="00CA7811" w:rsidRPr="004A5736" w:rsidRDefault="00CA7811" w:rsidP="00CA7811">
      <w:pPr>
        <w:pStyle w:val="NormalWeb"/>
        <w:shd w:val="clear" w:color="auto" w:fill="FFFFFF"/>
        <w:spacing w:before="0" w:beforeAutospacing="0" w:after="144" w:afterAutospacing="0"/>
        <w:rPr>
          <w:ins w:id="401" w:author="Unknown"/>
          <w:color w:val="000000"/>
        </w:rPr>
      </w:pPr>
      <w:ins w:id="402" w:author="Unknown">
        <w:r w:rsidRPr="004A5736">
          <w:rPr>
            <w:color w:val="000000"/>
          </w:rPr>
          <w:t>Set in Java can be used to remove duplicate elements from the collection.</w:t>
        </w:r>
      </w:ins>
    </w:p>
    <w:p w:rsidR="00CA7811" w:rsidRPr="004A5736" w:rsidRDefault="00CA7811" w:rsidP="00CA7811">
      <w:pPr>
        <w:pStyle w:val="NormalWeb"/>
        <w:shd w:val="clear" w:color="auto" w:fill="FFFFFF"/>
        <w:spacing w:before="0" w:beforeAutospacing="0" w:after="144" w:afterAutospacing="0"/>
        <w:rPr>
          <w:ins w:id="403" w:author="Unknown"/>
          <w:color w:val="000000"/>
        </w:rPr>
      </w:pPr>
      <w:ins w:id="404" w:author="Unknown">
        <w:r w:rsidRPr="004A5736">
          <w:rPr>
            <w:color w:val="000000"/>
          </w:rPr>
          <w:t xml:space="preserve">Set holds a single reference to an object. It does not provide two references to the same object, two references to null, or references to two objects a and b such that </w:t>
        </w:r>
        <w:proofErr w:type="spellStart"/>
        <w:proofErr w:type="gramStart"/>
        <w:r w:rsidRPr="004A5736">
          <w:rPr>
            <w:color w:val="000000"/>
          </w:rPr>
          <w:t>a.equals</w:t>
        </w:r>
        <w:proofErr w:type="spellEnd"/>
        <w:r w:rsidRPr="004A5736">
          <w:rPr>
            <w:color w:val="000000"/>
          </w:rPr>
          <w:t>(</w:t>
        </w:r>
        <w:proofErr w:type="gramEnd"/>
        <w:r w:rsidRPr="004A5736">
          <w:rPr>
            <w:color w:val="000000"/>
          </w:rPr>
          <w:t>b).</w:t>
        </w:r>
      </w:ins>
    </w:p>
    <w:p w:rsidR="00CA7811" w:rsidRPr="004A5736" w:rsidRDefault="00CA7811" w:rsidP="00CA7811">
      <w:pPr>
        <w:pStyle w:val="Heading2"/>
        <w:shd w:val="clear" w:color="auto" w:fill="FFFFFF"/>
        <w:spacing w:before="230" w:beforeAutospacing="0" w:after="230" w:afterAutospacing="0"/>
        <w:rPr>
          <w:ins w:id="405" w:author="Unknown"/>
          <w:color w:val="000000"/>
          <w:sz w:val="24"/>
          <w:szCs w:val="24"/>
        </w:rPr>
      </w:pPr>
      <w:ins w:id="406" w:author="Unknown">
        <w:r w:rsidRPr="004A5736">
          <w:rPr>
            <w:color w:val="000000"/>
            <w:sz w:val="24"/>
            <w:szCs w:val="24"/>
          </w:rPr>
          <w:t>Set Interface in Java</w:t>
        </w:r>
      </w:ins>
    </w:p>
    <w:p w:rsidR="00CA7811" w:rsidRPr="004A5736" w:rsidRDefault="00CA7811" w:rsidP="00CA7811">
      <w:pPr>
        <w:pStyle w:val="NormalWeb"/>
        <w:shd w:val="clear" w:color="auto" w:fill="FFFFFF"/>
        <w:spacing w:before="0" w:beforeAutospacing="0" w:after="0" w:afterAutospacing="0"/>
        <w:rPr>
          <w:ins w:id="407" w:author="Unknown"/>
          <w:color w:val="000000"/>
        </w:rPr>
      </w:pPr>
      <w:ins w:id="408" w:author="Unknown">
        <w:r w:rsidRPr="004A5736">
          <w:rPr>
            <w:color w:val="000000"/>
          </w:rPr>
          <w:t>Set is an </w:t>
        </w:r>
        <w:r w:rsidRPr="004A5736">
          <w:rPr>
            <w:color w:val="000000"/>
          </w:rPr>
          <w:fldChar w:fldCharType="begin"/>
        </w:r>
        <w:r w:rsidRPr="004A5736">
          <w:rPr>
            <w:color w:val="000000"/>
          </w:rPr>
          <w:instrText xml:space="preserve"> HYPERLINK "https://www.scientecheasy.com/2019/05/interface-in-java.html/" </w:instrText>
        </w:r>
        <w:r w:rsidRPr="004A5736">
          <w:rPr>
            <w:color w:val="000000"/>
          </w:rPr>
          <w:fldChar w:fldCharType="separate"/>
        </w:r>
        <w:r w:rsidRPr="004A5736">
          <w:rPr>
            <w:rStyle w:val="Hyperlink"/>
            <w:color w:val="FF2828"/>
            <w:bdr w:val="none" w:sz="0" w:space="0" w:color="auto" w:frame="1"/>
          </w:rPr>
          <w:t>interface</w:t>
        </w:r>
        <w:r w:rsidRPr="004A5736">
          <w:rPr>
            <w:color w:val="000000"/>
          </w:rPr>
          <w:fldChar w:fldCharType="end"/>
        </w:r>
        <w:r w:rsidRPr="004A5736">
          <w:rPr>
            <w:color w:val="000000"/>
          </w:rPr>
          <w:t> that was introduced in Java 1.2 version. It is a generic interface that is declared as:</w:t>
        </w:r>
      </w:ins>
    </w:p>
    <w:p w:rsidR="00CA7811" w:rsidRPr="004A5736" w:rsidRDefault="00CA7811" w:rsidP="00CA7811">
      <w:pPr>
        <w:pStyle w:val="HTMLPreformatted"/>
        <w:pBdr>
          <w:left w:val="single" w:sz="36" w:space="12" w:color="FF0000"/>
        </w:pBdr>
        <w:shd w:val="clear" w:color="auto" w:fill="403432"/>
        <w:spacing w:after="360"/>
        <w:rPr>
          <w:ins w:id="409" w:author="Unknown"/>
          <w:rFonts w:ascii="Times New Roman" w:hAnsi="Times New Roman" w:cs="Times New Roman"/>
          <w:color w:val="FFFFFF"/>
          <w:sz w:val="24"/>
          <w:szCs w:val="24"/>
        </w:rPr>
      </w:pPr>
      <w:proofErr w:type="gramStart"/>
      <w:ins w:id="410" w:author="Unknown">
        <w:r w:rsidRPr="004A5736">
          <w:rPr>
            <w:rFonts w:ascii="Times New Roman" w:hAnsi="Times New Roman" w:cs="Times New Roman"/>
            <w:color w:val="FFFFFF"/>
            <w:sz w:val="24"/>
            <w:szCs w:val="24"/>
          </w:rPr>
          <w:t>interface</w:t>
        </w:r>
        <w:proofErr w:type="gramEnd"/>
        <w:r w:rsidRPr="004A5736">
          <w:rPr>
            <w:rFonts w:ascii="Times New Roman" w:hAnsi="Times New Roman" w:cs="Times New Roman"/>
            <w:color w:val="FFFFFF"/>
            <w:sz w:val="24"/>
            <w:szCs w:val="24"/>
          </w:rPr>
          <w:t xml:space="preserve"> Set&lt;E&gt;</w:t>
        </w:r>
      </w:ins>
    </w:p>
    <w:p w:rsidR="00CA7811" w:rsidRPr="004A5736" w:rsidRDefault="00CA7811" w:rsidP="00CA7811">
      <w:pPr>
        <w:pStyle w:val="NormalWeb"/>
        <w:shd w:val="clear" w:color="auto" w:fill="FFFFFF"/>
        <w:spacing w:before="0" w:beforeAutospacing="0" w:after="144" w:afterAutospacing="0"/>
        <w:rPr>
          <w:ins w:id="411" w:author="Unknown"/>
          <w:color w:val="000000"/>
        </w:rPr>
      </w:pPr>
      <w:ins w:id="412" w:author="Unknown">
        <w:r w:rsidRPr="004A5736">
          <w:rPr>
            <w:color w:val="000000"/>
          </w:rPr>
          <w:t>Here, E defines the type of elements that the set will hold.</w:t>
        </w:r>
      </w:ins>
    </w:p>
    <w:p w:rsidR="00CA7811" w:rsidRPr="004A5736" w:rsidRDefault="00CA7811" w:rsidP="00CA7811">
      <w:pPr>
        <w:pStyle w:val="NormalWeb"/>
        <w:shd w:val="clear" w:color="auto" w:fill="FFFFFF"/>
        <w:spacing w:before="0" w:beforeAutospacing="0" w:after="144" w:afterAutospacing="0"/>
        <w:rPr>
          <w:ins w:id="413" w:author="Unknown"/>
          <w:color w:val="000000"/>
        </w:rPr>
      </w:pPr>
      <w:ins w:id="414" w:author="Unknown">
        <w:r w:rsidRPr="004A5736">
          <w:rPr>
            <w:color w:val="000000"/>
          </w:rPr>
          <w:t>Java Set interface does not provide any additional methods of its own. It uses methods defined by the collection interface but places additional restrictions on those methods.</w:t>
        </w:r>
      </w:ins>
    </w:p>
    <w:p w:rsidR="00CA7811" w:rsidRPr="004A5736" w:rsidRDefault="00CA7811" w:rsidP="00CA7811">
      <w:pPr>
        <w:pStyle w:val="NormalWeb"/>
        <w:shd w:val="clear" w:color="auto" w:fill="FFFFFF"/>
        <w:spacing w:before="0" w:beforeAutospacing="0" w:after="144" w:afterAutospacing="0"/>
        <w:rPr>
          <w:ins w:id="415" w:author="Unknown"/>
          <w:color w:val="000000"/>
        </w:rPr>
      </w:pPr>
      <w:ins w:id="416" w:author="Unknown">
        <w:r w:rsidRPr="004A5736">
          <w:rPr>
            <w:color w:val="000000"/>
          </w:rPr>
          <w:t xml:space="preserve">For example, when set uses </w:t>
        </w:r>
        <w:proofErr w:type="gramStart"/>
        <w:r w:rsidRPr="004A5736">
          <w:rPr>
            <w:color w:val="000000"/>
          </w:rPr>
          <w:t>add(</w:t>
        </w:r>
        <w:proofErr w:type="gramEnd"/>
        <w:r w:rsidRPr="004A5736">
          <w:rPr>
            <w:color w:val="000000"/>
          </w:rPr>
          <w:t xml:space="preserve">) or </w:t>
        </w:r>
        <w:proofErr w:type="spellStart"/>
        <w:r w:rsidRPr="004A5736">
          <w:rPr>
            <w:color w:val="000000"/>
          </w:rPr>
          <w:t>addAll</w:t>
        </w:r>
        <w:proofErr w:type="spellEnd"/>
        <w:r w:rsidRPr="004A5736">
          <w:rPr>
            <w:color w:val="000000"/>
          </w:rPr>
          <w:t>() methods defined by the collection interface, it does not add an element to the set if the set already contains that element.</w:t>
        </w:r>
      </w:ins>
    </w:p>
    <w:p w:rsidR="00CA7811" w:rsidRPr="004A5736" w:rsidRDefault="00CA7811" w:rsidP="00CA7811">
      <w:pPr>
        <w:pStyle w:val="NormalWeb"/>
        <w:shd w:val="clear" w:color="auto" w:fill="FFFFFF"/>
        <w:spacing w:before="0" w:beforeAutospacing="0" w:after="144" w:afterAutospacing="0"/>
        <w:rPr>
          <w:ins w:id="417" w:author="Unknown"/>
          <w:color w:val="000000"/>
        </w:rPr>
      </w:pPr>
      <w:ins w:id="418" w:author="Unknown">
        <w:r w:rsidRPr="004A5736">
          <w:rPr>
            <w:color w:val="000000"/>
          </w:rPr>
          <w:lastRenderedPageBreak/>
          <w:t xml:space="preserve">Java Set interface does not provide any </w:t>
        </w:r>
        <w:proofErr w:type="gramStart"/>
        <w:r w:rsidRPr="004A5736">
          <w:rPr>
            <w:color w:val="000000"/>
          </w:rPr>
          <w:t>get(</w:t>
        </w:r>
        <w:proofErr w:type="gramEnd"/>
        <w:r w:rsidRPr="004A5736">
          <w:rPr>
            <w:color w:val="000000"/>
          </w:rPr>
          <w:t xml:space="preserve">) method like List to retrieve elements. Therefore, the only way to take out elements from the set is to do using </w:t>
        </w:r>
        <w:proofErr w:type="gramStart"/>
        <w:r w:rsidRPr="004A5736">
          <w:rPr>
            <w:color w:val="000000"/>
          </w:rPr>
          <w:t>Iterator(</w:t>
        </w:r>
        <w:proofErr w:type="gramEnd"/>
        <w:r w:rsidRPr="004A5736">
          <w:rPr>
            <w:color w:val="000000"/>
          </w:rPr>
          <w:t>) method. But this method does not return elements from the set in any particular order.</w:t>
        </w:r>
      </w:ins>
    </w:p>
    <w:p w:rsidR="00CA7811" w:rsidRPr="004A5736" w:rsidRDefault="00CA7811" w:rsidP="00CA7811">
      <w:pPr>
        <w:shd w:val="clear" w:color="auto" w:fill="FFFFFF"/>
        <w:spacing w:line="240" w:lineRule="auto"/>
        <w:rPr>
          <w:ins w:id="419" w:author="Unknown"/>
          <w:rFonts w:ascii="Times New Roman" w:hAnsi="Times New Roman" w:cs="Times New Roman"/>
          <w:color w:val="000000"/>
          <w:sz w:val="24"/>
          <w:szCs w:val="24"/>
        </w:rPr>
      </w:pPr>
      <w:ins w:id="420" w:author="Unknown">
        <w:r w:rsidRPr="004A5736">
          <w:rPr>
            <w:rFonts w:ascii="Times New Roman" w:hAnsi="Times New Roman" w:cs="Times New Roman"/>
            <w:color w:val="000000"/>
            <w:sz w:val="24"/>
            <w:szCs w:val="24"/>
          </w:rPr>
          <w:br/>
          <w:t>Using the Iterator, we can traverse only in the forward direction from the first to last element. We cannot traverse over elements in the backward direction using iterator method.</w:t>
        </w:r>
      </w:ins>
    </w:p>
    <w:p w:rsidR="00CA7811" w:rsidRPr="004A5736" w:rsidRDefault="00CA7811" w:rsidP="00CA7811">
      <w:pPr>
        <w:spacing w:line="240" w:lineRule="auto"/>
        <w:rPr>
          <w:rFonts w:ascii="Times New Roman" w:hAnsi="Times New Roman" w:cs="Times New Roman"/>
          <w:b/>
          <w:bCs/>
          <w:color w:val="273239"/>
          <w:sz w:val="24"/>
          <w:szCs w:val="24"/>
          <w:shd w:val="clear" w:color="auto" w:fill="FFFFFF"/>
        </w:rPr>
      </w:pPr>
      <w:r w:rsidRPr="004A5736">
        <w:rPr>
          <w:rFonts w:ascii="Times New Roman" w:hAnsi="Times New Roman" w:cs="Times New Roman"/>
          <w:b/>
          <w:bCs/>
          <w:color w:val="273239"/>
          <w:sz w:val="24"/>
          <w:szCs w:val="24"/>
          <w:shd w:val="clear" w:color="auto" w:fill="FFFFFF"/>
        </w:rPr>
        <w:t>Set in Java</w:t>
      </w:r>
    </w:p>
    <w:p w:rsidR="00CA7811" w:rsidRPr="004A5736" w:rsidRDefault="00CA7811" w:rsidP="00CA7811">
      <w:pPr>
        <w:pStyle w:val="NormalWeb"/>
        <w:shd w:val="clear" w:color="auto" w:fill="FFFFFF"/>
        <w:spacing w:before="0" w:beforeAutospacing="0" w:after="0" w:afterAutospacing="0"/>
        <w:textAlignment w:val="baseline"/>
        <w:rPr>
          <w:color w:val="40424E"/>
          <w:spacing w:val="2"/>
        </w:rPr>
      </w:pPr>
      <w:r w:rsidRPr="004A5736">
        <w:rPr>
          <w:color w:val="40424E"/>
          <w:spacing w:val="2"/>
        </w:rPr>
        <w:t>The set interface present in the </w:t>
      </w:r>
      <w:proofErr w:type="spellStart"/>
      <w:r w:rsidRPr="004A5736">
        <w:rPr>
          <w:color w:val="40424E"/>
          <w:spacing w:val="2"/>
        </w:rPr>
        <w:fldChar w:fldCharType="begin"/>
      </w:r>
      <w:r w:rsidRPr="004A5736">
        <w:rPr>
          <w:color w:val="40424E"/>
          <w:spacing w:val="2"/>
        </w:rPr>
        <w:instrText xml:space="preserve"> HYPERLINK "https://www.geeksforgeeks.org/java-util-package-java/" </w:instrText>
      </w:r>
      <w:r w:rsidRPr="004A5736">
        <w:rPr>
          <w:color w:val="40424E"/>
          <w:spacing w:val="2"/>
        </w:rPr>
        <w:fldChar w:fldCharType="separate"/>
      </w:r>
      <w:r w:rsidRPr="004A5736">
        <w:rPr>
          <w:rStyle w:val="Hyperlink"/>
          <w:spacing w:val="2"/>
          <w:bdr w:val="none" w:sz="0" w:space="0" w:color="auto" w:frame="1"/>
        </w:rPr>
        <w:t>java.util</w:t>
      </w:r>
      <w:proofErr w:type="spellEnd"/>
      <w:r w:rsidRPr="004A5736">
        <w:rPr>
          <w:color w:val="40424E"/>
          <w:spacing w:val="2"/>
        </w:rPr>
        <w:fldChar w:fldCharType="end"/>
      </w:r>
      <w:r w:rsidRPr="004A5736">
        <w:rPr>
          <w:color w:val="40424E"/>
          <w:spacing w:val="2"/>
        </w:rPr>
        <w:t> package and extends the </w:t>
      </w:r>
      <w:hyperlink r:id="rId19" w:history="1">
        <w:r w:rsidRPr="004A5736">
          <w:rPr>
            <w:rStyle w:val="Hyperlink"/>
            <w:spacing w:val="2"/>
            <w:bdr w:val="none" w:sz="0" w:space="0" w:color="auto" w:frame="1"/>
          </w:rPr>
          <w:t>Collection interface</w:t>
        </w:r>
      </w:hyperlink>
      <w:r w:rsidRPr="004A5736">
        <w:rPr>
          <w:color w:val="40424E"/>
          <w:spacing w:val="2"/>
        </w:rPr>
        <w:t> is an unordered collection of objects in which duplicate values cannot be stored. It is an interface which implements the mathematical set. This interface contains the methods inherited from the Collection interface and adds a feature which restricts the insertion of the duplicate elements. There are two interfaces which extend the set implementation namely </w:t>
      </w:r>
      <w:proofErr w:type="spellStart"/>
      <w:r w:rsidRPr="004A5736">
        <w:rPr>
          <w:color w:val="40424E"/>
          <w:spacing w:val="2"/>
        </w:rPr>
        <w:fldChar w:fldCharType="begin"/>
      </w:r>
      <w:r w:rsidRPr="004A5736">
        <w:rPr>
          <w:color w:val="40424E"/>
          <w:spacing w:val="2"/>
        </w:rPr>
        <w:instrText xml:space="preserve"> HYPERLINK "https://www.geeksforgeeks.org/sortedset-java-examples/" </w:instrText>
      </w:r>
      <w:r w:rsidRPr="004A5736">
        <w:rPr>
          <w:color w:val="40424E"/>
          <w:spacing w:val="2"/>
        </w:rPr>
        <w:fldChar w:fldCharType="separate"/>
      </w:r>
      <w:r w:rsidRPr="004A5736">
        <w:rPr>
          <w:rStyle w:val="Hyperlink"/>
          <w:spacing w:val="2"/>
          <w:bdr w:val="none" w:sz="0" w:space="0" w:color="auto" w:frame="1"/>
        </w:rPr>
        <w:t>SortedSet</w:t>
      </w:r>
      <w:proofErr w:type="spellEnd"/>
      <w:r w:rsidRPr="004A5736">
        <w:rPr>
          <w:color w:val="40424E"/>
          <w:spacing w:val="2"/>
        </w:rPr>
        <w:fldChar w:fldCharType="end"/>
      </w:r>
      <w:r w:rsidRPr="004A5736">
        <w:rPr>
          <w:color w:val="40424E"/>
          <w:spacing w:val="2"/>
        </w:rPr>
        <w:t> and </w:t>
      </w:r>
      <w:proofErr w:type="spellStart"/>
      <w:r w:rsidRPr="004A5736">
        <w:rPr>
          <w:color w:val="40424E"/>
          <w:spacing w:val="2"/>
        </w:rPr>
        <w:fldChar w:fldCharType="begin"/>
      </w:r>
      <w:r w:rsidRPr="004A5736">
        <w:rPr>
          <w:color w:val="40424E"/>
          <w:spacing w:val="2"/>
        </w:rPr>
        <w:instrText xml:space="preserve"> HYPERLINK "https://www.geeksforgeeks.org/navigableset-java-examples/" </w:instrText>
      </w:r>
      <w:r w:rsidRPr="004A5736">
        <w:rPr>
          <w:color w:val="40424E"/>
          <w:spacing w:val="2"/>
        </w:rPr>
        <w:fldChar w:fldCharType="separate"/>
      </w:r>
      <w:r w:rsidRPr="004A5736">
        <w:rPr>
          <w:rStyle w:val="Hyperlink"/>
          <w:spacing w:val="2"/>
          <w:bdr w:val="none" w:sz="0" w:space="0" w:color="auto" w:frame="1"/>
        </w:rPr>
        <w:t>NavigableSet</w:t>
      </w:r>
      <w:proofErr w:type="spellEnd"/>
      <w:r w:rsidRPr="004A5736">
        <w:rPr>
          <w:color w:val="40424E"/>
          <w:spacing w:val="2"/>
        </w:rPr>
        <w:fldChar w:fldCharType="end"/>
      </w:r>
      <w:r w:rsidRPr="004A5736">
        <w:rPr>
          <w:color w:val="40424E"/>
          <w:spacing w:val="2"/>
        </w:rPr>
        <w:t>.</w:t>
      </w:r>
    </w:p>
    <w:p w:rsidR="00CA7811" w:rsidRPr="004A5736" w:rsidRDefault="00CA7811" w:rsidP="00CA7811">
      <w:pPr>
        <w:pStyle w:val="NormalWeb"/>
        <w:shd w:val="clear" w:color="auto" w:fill="FFFFFF"/>
        <w:spacing w:before="0" w:beforeAutospacing="0" w:after="136" w:afterAutospacing="0"/>
        <w:textAlignment w:val="baseline"/>
        <w:rPr>
          <w:color w:val="40424E"/>
          <w:spacing w:val="2"/>
        </w:rPr>
      </w:pPr>
      <w:r w:rsidRPr="004A5736">
        <w:rPr>
          <w:noProof/>
          <w:color w:val="40424E"/>
          <w:spacing w:val="2"/>
          <w:lang w:val="en-IN" w:eastAsia="en-IN"/>
        </w:rPr>
        <w:drawing>
          <wp:inline distT="0" distB="0" distL="0" distR="0" wp14:anchorId="117E7672" wp14:editId="3B92B01B">
            <wp:extent cx="6322527" cy="965728"/>
            <wp:effectExtent l="19050" t="0" r="2073" b="0"/>
            <wp:docPr id="1" name="Picture 1" descr="Set-TreeSet-SortedSet-In-Java-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TreeSet-SortedSet-In-Java-Collection"/>
                    <pic:cNvPicPr>
                      <a:picLocks noChangeAspect="1" noChangeArrowheads="1"/>
                    </pic:cNvPicPr>
                  </pic:nvPicPr>
                  <pic:blipFill>
                    <a:blip r:embed="rId20"/>
                    <a:srcRect/>
                    <a:stretch>
                      <a:fillRect/>
                    </a:stretch>
                  </pic:blipFill>
                  <pic:spPr bwMode="auto">
                    <a:xfrm>
                      <a:off x="0" y="0"/>
                      <a:ext cx="6327388" cy="966470"/>
                    </a:xfrm>
                    <a:prstGeom prst="rect">
                      <a:avLst/>
                    </a:prstGeom>
                    <a:noFill/>
                    <a:ln w="9525">
                      <a:noFill/>
                      <a:miter lim="800000"/>
                      <a:headEnd/>
                      <a:tailEnd/>
                    </a:ln>
                  </pic:spPr>
                </pic:pic>
              </a:graphicData>
            </a:graphic>
          </wp:inline>
        </w:drawing>
      </w:r>
    </w:p>
    <w:p w:rsidR="00CA7811" w:rsidRPr="004A5736" w:rsidRDefault="00CA7811" w:rsidP="00CA7811">
      <w:pPr>
        <w:pStyle w:val="NormalWeb"/>
        <w:shd w:val="clear" w:color="auto" w:fill="FFFFFF"/>
        <w:spacing w:before="0" w:beforeAutospacing="0" w:after="136" w:afterAutospacing="0"/>
        <w:textAlignment w:val="baseline"/>
        <w:rPr>
          <w:color w:val="40424E"/>
          <w:spacing w:val="2"/>
        </w:rPr>
      </w:pPr>
      <w:r w:rsidRPr="004A5736">
        <w:rPr>
          <w:color w:val="40424E"/>
          <w:spacing w:val="2"/>
        </w:rPr>
        <w:t xml:space="preserve">In the above image, the navigable set extends the sorted set interface. Since a set doesn’t retain the insertion order, the navigable set interface provides the implementation to navigate through the Set. The class which implements the navigable set is a </w:t>
      </w:r>
      <w:proofErr w:type="spellStart"/>
      <w:r w:rsidRPr="004A5736">
        <w:rPr>
          <w:color w:val="40424E"/>
          <w:spacing w:val="2"/>
        </w:rPr>
        <w:t>TreeSet</w:t>
      </w:r>
      <w:proofErr w:type="spellEnd"/>
      <w:r w:rsidRPr="004A5736">
        <w:rPr>
          <w:color w:val="40424E"/>
          <w:spacing w:val="2"/>
        </w:rPr>
        <w:t xml:space="preserve"> which is an implementation of a self-balancing tree.</w:t>
      </w:r>
    </w:p>
    <w:p w:rsidR="00CA7811" w:rsidRPr="004A5736" w:rsidRDefault="00CA7811" w:rsidP="00CA7811">
      <w:pPr>
        <w:pStyle w:val="NormalWeb"/>
        <w:shd w:val="clear" w:color="auto" w:fill="FFFFFF"/>
        <w:spacing w:before="0" w:beforeAutospacing="0" w:after="136" w:afterAutospacing="0"/>
        <w:textAlignment w:val="baseline"/>
        <w:rPr>
          <w:color w:val="40424E"/>
          <w:spacing w:val="2"/>
        </w:rPr>
      </w:pPr>
      <w:r w:rsidRPr="004A5736">
        <w:rPr>
          <w:color w:val="40424E"/>
          <w:spacing w:val="2"/>
        </w:rPr>
        <w:t>Therefore, this interface provides us with a way to navigate through this tree.</w:t>
      </w:r>
    </w:p>
    <w:p w:rsidR="00CA7811" w:rsidRPr="004A5736" w:rsidRDefault="00CA7811" w:rsidP="00CA7811">
      <w:pPr>
        <w:pStyle w:val="NormalWeb"/>
        <w:shd w:val="clear" w:color="auto" w:fill="FFFFFF"/>
        <w:spacing w:before="0" w:beforeAutospacing="0" w:after="0" w:afterAutospacing="0"/>
        <w:textAlignment w:val="baseline"/>
        <w:rPr>
          <w:color w:val="40424E"/>
          <w:spacing w:val="2"/>
        </w:rPr>
      </w:pPr>
      <w:r w:rsidRPr="004A5736">
        <w:rPr>
          <w:rStyle w:val="Strong"/>
          <w:color w:val="40424E"/>
          <w:spacing w:val="2"/>
          <w:bdr w:val="none" w:sz="0" w:space="0" w:color="auto" w:frame="1"/>
        </w:rPr>
        <w:t>Declaration:</w:t>
      </w:r>
      <w:r w:rsidRPr="004A5736">
        <w:rPr>
          <w:color w:val="40424E"/>
          <w:spacing w:val="2"/>
        </w:rPr>
        <w:t> The Set interface is declared as:</w:t>
      </w:r>
    </w:p>
    <w:p w:rsidR="00CA7811" w:rsidRPr="004A5736" w:rsidRDefault="00CA7811" w:rsidP="00CA7811">
      <w:pPr>
        <w:pStyle w:val="NormalWeb"/>
        <w:spacing w:before="0" w:beforeAutospacing="0" w:after="136" w:afterAutospacing="0"/>
        <w:textAlignment w:val="baseline"/>
        <w:rPr>
          <w:i/>
          <w:iCs/>
          <w:color w:val="40424E"/>
          <w:spacing w:val="2"/>
        </w:rPr>
      </w:pPr>
      <w:proofErr w:type="gramStart"/>
      <w:r w:rsidRPr="004A5736">
        <w:rPr>
          <w:i/>
          <w:iCs/>
          <w:color w:val="40424E"/>
          <w:spacing w:val="2"/>
        </w:rPr>
        <w:t>public</w:t>
      </w:r>
      <w:proofErr w:type="gramEnd"/>
      <w:r w:rsidRPr="004A5736">
        <w:rPr>
          <w:i/>
          <w:iCs/>
          <w:color w:val="40424E"/>
          <w:spacing w:val="2"/>
        </w:rPr>
        <w:t xml:space="preserve"> interface Set extends Collection</w:t>
      </w:r>
    </w:p>
    <w:p w:rsidR="00CA7811" w:rsidRPr="004A5736" w:rsidRDefault="00CA7811" w:rsidP="00CA7811">
      <w:pPr>
        <w:pStyle w:val="NormalWeb"/>
        <w:shd w:val="clear" w:color="auto" w:fill="FFFFFF"/>
        <w:spacing w:before="0" w:beforeAutospacing="0" w:after="0" w:afterAutospacing="0"/>
        <w:textAlignment w:val="baseline"/>
        <w:rPr>
          <w:color w:val="40424E"/>
          <w:spacing w:val="2"/>
        </w:rPr>
      </w:pPr>
      <w:r w:rsidRPr="004A5736">
        <w:rPr>
          <w:rStyle w:val="Strong"/>
          <w:color w:val="40424E"/>
          <w:spacing w:val="2"/>
          <w:bdr w:val="none" w:sz="0" w:space="0" w:color="auto" w:frame="1"/>
        </w:rPr>
        <w:t>Creating Set Objects</w:t>
      </w:r>
    </w:p>
    <w:p w:rsidR="00CA7811" w:rsidRPr="004A5736" w:rsidRDefault="00CA7811" w:rsidP="00CA7811">
      <w:pPr>
        <w:pStyle w:val="NormalWeb"/>
        <w:shd w:val="clear" w:color="auto" w:fill="FFFFFF"/>
        <w:spacing w:before="0" w:beforeAutospacing="0" w:after="0" w:afterAutospacing="0"/>
        <w:textAlignment w:val="baseline"/>
        <w:rPr>
          <w:color w:val="40424E"/>
          <w:spacing w:val="2"/>
        </w:rPr>
      </w:pPr>
      <w:r w:rsidRPr="004A5736">
        <w:rPr>
          <w:color w:val="40424E"/>
          <w:spacing w:val="2"/>
        </w:rPr>
        <w:t>Since Set is an </w:t>
      </w:r>
      <w:hyperlink r:id="rId21" w:history="1">
        <w:r w:rsidRPr="004A5736">
          <w:rPr>
            <w:rStyle w:val="Hyperlink"/>
            <w:spacing w:val="2"/>
            <w:bdr w:val="none" w:sz="0" w:space="0" w:color="auto" w:frame="1"/>
          </w:rPr>
          <w:t>interface</w:t>
        </w:r>
      </w:hyperlink>
      <w:r w:rsidRPr="004A5736">
        <w:rPr>
          <w:color w:val="40424E"/>
          <w:spacing w:val="2"/>
        </w:rPr>
        <w:t>, objects cannot be created of the type set. We always need a class which extends this list in order to create an object. And also, after the introduction of </w:t>
      </w:r>
      <w:hyperlink r:id="rId22" w:history="1">
        <w:r w:rsidRPr="004A5736">
          <w:rPr>
            <w:rStyle w:val="Hyperlink"/>
            <w:spacing w:val="2"/>
            <w:bdr w:val="none" w:sz="0" w:space="0" w:color="auto" w:frame="1"/>
          </w:rPr>
          <w:t>Generics</w:t>
        </w:r>
      </w:hyperlink>
      <w:r w:rsidRPr="004A5736">
        <w:rPr>
          <w:color w:val="40424E"/>
          <w:spacing w:val="2"/>
        </w:rPr>
        <w:t> in Java 1.5, it is possible to restrict the type of object that can be stored in the Set. This type-safe set can be defined as:</w:t>
      </w:r>
    </w:p>
    <w:p w:rsidR="00CA7811" w:rsidRPr="004A5736" w:rsidRDefault="00CA7811" w:rsidP="00CA7811">
      <w:pPr>
        <w:pStyle w:val="NormalWeb"/>
        <w:spacing w:before="0" w:beforeAutospacing="0" w:after="136" w:afterAutospacing="0"/>
        <w:textAlignment w:val="baseline"/>
        <w:rPr>
          <w:i/>
          <w:iCs/>
          <w:color w:val="40424E"/>
          <w:spacing w:val="2"/>
        </w:rPr>
      </w:pPr>
      <w:r w:rsidRPr="004A5736">
        <w:rPr>
          <w:i/>
          <w:iCs/>
          <w:color w:val="40424E"/>
          <w:spacing w:val="2"/>
        </w:rPr>
        <w:t xml:space="preserve">// </w:t>
      </w:r>
      <w:proofErr w:type="spellStart"/>
      <w:r w:rsidRPr="004A5736">
        <w:rPr>
          <w:i/>
          <w:iCs/>
          <w:color w:val="40424E"/>
          <w:spacing w:val="2"/>
        </w:rPr>
        <w:t>Obj</w:t>
      </w:r>
      <w:proofErr w:type="spellEnd"/>
      <w:r w:rsidRPr="004A5736">
        <w:rPr>
          <w:i/>
          <w:iCs/>
          <w:color w:val="40424E"/>
          <w:spacing w:val="2"/>
        </w:rPr>
        <w:t xml:space="preserve"> is the type of the object to be stored in Set</w:t>
      </w:r>
      <w:r w:rsidRPr="004A5736">
        <w:rPr>
          <w:i/>
          <w:iCs/>
          <w:color w:val="40424E"/>
          <w:spacing w:val="2"/>
        </w:rPr>
        <w:br/>
        <w:t>Set&lt;</w:t>
      </w:r>
      <w:proofErr w:type="spellStart"/>
      <w:r w:rsidRPr="004A5736">
        <w:rPr>
          <w:i/>
          <w:iCs/>
          <w:color w:val="40424E"/>
          <w:spacing w:val="2"/>
        </w:rPr>
        <w:t>Obj</w:t>
      </w:r>
      <w:proofErr w:type="spellEnd"/>
      <w:r w:rsidRPr="004A5736">
        <w:rPr>
          <w:i/>
          <w:iCs/>
          <w:color w:val="40424E"/>
          <w:spacing w:val="2"/>
        </w:rPr>
        <w:t xml:space="preserve">&gt; set = new </w:t>
      </w:r>
      <w:proofErr w:type="spellStart"/>
      <w:r w:rsidRPr="004A5736">
        <w:rPr>
          <w:i/>
          <w:iCs/>
          <w:color w:val="40424E"/>
          <w:spacing w:val="2"/>
        </w:rPr>
        <w:t>HashSet</w:t>
      </w:r>
      <w:proofErr w:type="spellEnd"/>
      <w:r w:rsidRPr="004A5736">
        <w:rPr>
          <w:i/>
          <w:iCs/>
          <w:color w:val="40424E"/>
          <w:spacing w:val="2"/>
        </w:rPr>
        <w:t>&lt;</w:t>
      </w:r>
      <w:proofErr w:type="spellStart"/>
      <w:r w:rsidRPr="004A5736">
        <w:rPr>
          <w:i/>
          <w:iCs/>
          <w:color w:val="40424E"/>
          <w:spacing w:val="2"/>
        </w:rPr>
        <w:t>Obj</w:t>
      </w:r>
      <w:proofErr w:type="spellEnd"/>
      <w:r w:rsidRPr="004A5736">
        <w:rPr>
          <w:i/>
          <w:iCs/>
          <w:color w:val="40424E"/>
          <w:spacing w:val="2"/>
        </w:rPr>
        <w:t>&gt; ();</w:t>
      </w:r>
    </w:p>
    <w:p w:rsidR="00CA7811" w:rsidRPr="004A5736" w:rsidRDefault="00CA7811" w:rsidP="00CA7811">
      <w:pPr>
        <w:shd w:val="clear" w:color="auto" w:fill="FFFFFF"/>
        <w:spacing w:before="326" w:after="326" w:line="240" w:lineRule="auto"/>
        <w:textAlignment w:val="baseline"/>
        <w:outlineLvl w:val="2"/>
        <w:rPr>
          <w:rFonts w:ascii="Times New Roman" w:eastAsia="Times New Roman" w:hAnsi="Times New Roman" w:cs="Times New Roman"/>
          <w:b/>
          <w:bCs/>
          <w:color w:val="40424E"/>
          <w:spacing w:val="2"/>
          <w:sz w:val="24"/>
          <w:szCs w:val="24"/>
        </w:rPr>
      </w:pPr>
    </w:p>
    <w:p w:rsidR="00CA7811" w:rsidRPr="004A5736" w:rsidRDefault="00CA7811" w:rsidP="00CA7811">
      <w:pPr>
        <w:shd w:val="clear" w:color="auto" w:fill="FFFFFF"/>
        <w:spacing w:before="326" w:after="326" w:line="240" w:lineRule="auto"/>
        <w:textAlignment w:val="baseline"/>
        <w:outlineLvl w:val="2"/>
        <w:rPr>
          <w:rFonts w:ascii="Times New Roman" w:eastAsia="Times New Roman" w:hAnsi="Times New Roman" w:cs="Times New Roman"/>
          <w:b/>
          <w:bCs/>
          <w:color w:val="40424E"/>
          <w:spacing w:val="2"/>
          <w:sz w:val="24"/>
          <w:szCs w:val="24"/>
        </w:rPr>
      </w:pPr>
    </w:p>
    <w:p w:rsidR="00CA7811" w:rsidRPr="004A5736" w:rsidRDefault="00CA7811" w:rsidP="00CA7811">
      <w:pPr>
        <w:shd w:val="clear" w:color="auto" w:fill="FFFFFF"/>
        <w:spacing w:before="326" w:after="326" w:line="240" w:lineRule="auto"/>
        <w:textAlignment w:val="baseline"/>
        <w:outlineLvl w:val="2"/>
        <w:rPr>
          <w:rFonts w:ascii="Times New Roman" w:eastAsia="Times New Roman" w:hAnsi="Times New Roman" w:cs="Times New Roman"/>
          <w:b/>
          <w:bCs/>
          <w:color w:val="40424E"/>
          <w:spacing w:val="2"/>
          <w:sz w:val="24"/>
          <w:szCs w:val="24"/>
        </w:rPr>
      </w:pPr>
    </w:p>
    <w:p w:rsidR="00CA7811" w:rsidRPr="004A5736" w:rsidRDefault="00CA7811" w:rsidP="00CA7811">
      <w:pPr>
        <w:shd w:val="clear" w:color="auto" w:fill="FFFFFF"/>
        <w:spacing w:before="326" w:after="326" w:line="240" w:lineRule="auto"/>
        <w:textAlignment w:val="baseline"/>
        <w:outlineLvl w:val="2"/>
        <w:rPr>
          <w:rFonts w:ascii="Times New Roman" w:eastAsia="Times New Roman" w:hAnsi="Times New Roman" w:cs="Times New Roman"/>
          <w:b/>
          <w:bCs/>
          <w:color w:val="40424E"/>
          <w:spacing w:val="2"/>
          <w:sz w:val="24"/>
          <w:szCs w:val="24"/>
        </w:rPr>
      </w:pPr>
      <w:r>
        <w:rPr>
          <w:rFonts w:ascii="Times New Roman" w:eastAsia="Times New Roman" w:hAnsi="Times New Roman" w:cs="Times New Roman"/>
          <w:b/>
          <w:bCs/>
          <w:color w:val="40424E"/>
          <w:spacing w:val="2"/>
          <w:sz w:val="24"/>
          <w:szCs w:val="24"/>
        </w:rPr>
        <w:t>O</w:t>
      </w:r>
      <w:r w:rsidRPr="004A5736">
        <w:rPr>
          <w:rFonts w:ascii="Times New Roman" w:eastAsia="Times New Roman" w:hAnsi="Times New Roman" w:cs="Times New Roman"/>
          <w:b/>
          <w:bCs/>
          <w:color w:val="40424E"/>
          <w:spacing w:val="2"/>
          <w:sz w:val="24"/>
          <w:szCs w:val="24"/>
        </w:rPr>
        <w:t>perations on the Set Interface</w:t>
      </w:r>
    </w:p>
    <w:p w:rsidR="00CA7811" w:rsidRPr="004A5736" w:rsidRDefault="00CA7811" w:rsidP="00CA7811">
      <w:pPr>
        <w:shd w:val="clear" w:color="auto" w:fill="FFFFFF"/>
        <w:spacing w:after="136" w:line="240" w:lineRule="auto"/>
        <w:textAlignment w:val="baseline"/>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 xml:space="preserve">The set interface allows the users to perform the basic mathematical operation on the set. </w:t>
      </w:r>
      <w:proofErr w:type="spellStart"/>
      <w:proofErr w:type="gramStart"/>
      <w:r w:rsidRPr="004A5736">
        <w:rPr>
          <w:rFonts w:ascii="Times New Roman" w:eastAsia="Times New Roman" w:hAnsi="Times New Roman" w:cs="Times New Roman"/>
          <w:color w:val="40424E"/>
          <w:spacing w:val="2"/>
          <w:sz w:val="24"/>
          <w:szCs w:val="24"/>
        </w:rPr>
        <w:t>Lets</w:t>
      </w:r>
      <w:proofErr w:type="spellEnd"/>
      <w:proofErr w:type="gramEnd"/>
      <w:r w:rsidRPr="004A5736">
        <w:rPr>
          <w:rFonts w:ascii="Times New Roman" w:eastAsia="Times New Roman" w:hAnsi="Times New Roman" w:cs="Times New Roman"/>
          <w:color w:val="40424E"/>
          <w:spacing w:val="2"/>
          <w:sz w:val="24"/>
          <w:szCs w:val="24"/>
        </w:rPr>
        <w:t xml:space="preserve"> take two arrays to understand these basic operations. Let set1 = [1, 3, 2, 4, 8, 9, 0] and set2 = [1, 3, 7, 5, 4, 0, 7, 5]. Then the possible operations on the sets are:</w:t>
      </w:r>
    </w:p>
    <w:p w:rsidR="00CA7811" w:rsidRPr="004A5736" w:rsidRDefault="00CA7811" w:rsidP="00CA7811">
      <w:pPr>
        <w:shd w:val="clear" w:color="auto" w:fill="FFFFFF"/>
        <w:spacing w:after="0" w:line="240" w:lineRule="auto"/>
        <w:textAlignment w:val="baseline"/>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b/>
          <w:bCs/>
          <w:color w:val="40424E"/>
          <w:spacing w:val="2"/>
          <w:sz w:val="24"/>
          <w:szCs w:val="24"/>
        </w:rPr>
        <w:lastRenderedPageBreak/>
        <w:t>1. Intersection:</w:t>
      </w:r>
      <w:r w:rsidRPr="004A5736">
        <w:rPr>
          <w:rFonts w:ascii="Times New Roman" w:eastAsia="Times New Roman" w:hAnsi="Times New Roman" w:cs="Times New Roman"/>
          <w:color w:val="40424E"/>
          <w:spacing w:val="2"/>
          <w:sz w:val="24"/>
          <w:szCs w:val="24"/>
        </w:rPr>
        <w:t> This operation returns all the common elements from the given two sets. For the above two sets, the intersection would be:</w:t>
      </w:r>
    </w:p>
    <w:p w:rsidR="00CA7811" w:rsidRPr="004A5736" w:rsidRDefault="00CA7811" w:rsidP="00CA7811">
      <w:pPr>
        <w:spacing w:line="240" w:lineRule="auto"/>
        <w:textAlignment w:val="baseline"/>
        <w:rPr>
          <w:rFonts w:ascii="Times New Roman" w:eastAsia="Times New Roman" w:hAnsi="Times New Roman" w:cs="Times New Roman"/>
          <w:i/>
          <w:iCs/>
          <w:color w:val="40424E"/>
          <w:spacing w:val="2"/>
          <w:sz w:val="24"/>
          <w:szCs w:val="24"/>
        </w:rPr>
      </w:pPr>
      <w:r w:rsidRPr="004A5736">
        <w:rPr>
          <w:rFonts w:ascii="Times New Roman" w:eastAsia="Times New Roman" w:hAnsi="Times New Roman" w:cs="Times New Roman"/>
          <w:i/>
          <w:iCs/>
          <w:color w:val="40424E"/>
          <w:spacing w:val="2"/>
          <w:sz w:val="24"/>
          <w:szCs w:val="24"/>
        </w:rPr>
        <w:t>Intersection = [0, 1, 3, 4]</w:t>
      </w:r>
    </w:p>
    <w:p w:rsidR="00CA7811" w:rsidRPr="004A5736" w:rsidRDefault="00CA7811" w:rsidP="00CA7811">
      <w:pPr>
        <w:pStyle w:val="NormalWeb"/>
        <w:shd w:val="clear" w:color="auto" w:fill="FFFFFF"/>
        <w:spacing w:before="0" w:beforeAutospacing="0" w:after="0" w:afterAutospacing="0"/>
        <w:textAlignment w:val="baseline"/>
        <w:rPr>
          <w:color w:val="40424E"/>
          <w:spacing w:val="2"/>
        </w:rPr>
      </w:pPr>
      <w:r w:rsidRPr="004A5736">
        <w:rPr>
          <w:rStyle w:val="Strong"/>
          <w:color w:val="40424E"/>
          <w:spacing w:val="2"/>
          <w:bdr w:val="none" w:sz="0" w:space="0" w:color="auto" w:frame="1"/>
        </w:rPr>
        <w:t>2. Union:</w:t>
      </w:r>
      <w:r w:rsidRPr="004A5736">
        <w:rPr>
          <w:color w:val="40424E"/>
          <w:spacing w:val="2"/>
        </w:rPr>
        <w:t> This operation adds all the elements in one set with the other. For the above two sets, the union would be:</w:t>
      </w:r>
    </w:p>
    <w:p w:rsidR="00CA7811" w:rsidRPr="004A5736" w:rsidRDefault="00CA7811" w:rsidP="00CA7811">
      <w:pPr>
        <w:pStyle w:val="NormalWeb"/>
        <w:spacing w:before="0" w:beforeAutospacing="0" w:after="136" w:afterAutospacing="0"/>
        <w:textAlignment w:val="baseline"/>
        <w:rPr>
          <w:i/>
          <w:iCs/>
          <w:color w:val="40424E"/>
          <w:spacing w:val="2"/>
        </w:rPr>
      </w:pPr>
      <w:r w:rsidRPr="004A5736">
        <w:rPr>
          <w:i/>
          <w:iCs/>
          <w:color w:val="40424E"/>
          <w:spacing w:val="2"/>
        </w:rPr>
        <w:t>Union = [0, 1, 2, 3, 4, 5, 7, 8, 9]</w:t>
      </w:r>
    </w:p>
    <w:p w:rsidR="00CA7811" w:rsidRPr="004A5736" w:rsidRDefault="00CA7811" w:rsidP="00CA7811">
      <w:pPr>
        <w:pStyle w:val="NormalWeb"/>
        <w:shd w:val="clear" w:color="auto" w:fill="FFFFFF"/>
        <w:spacing w:before="0" w:beforeAutospacing="0" w:after="0" w:afterAutospacing="0"/>
        <w:textAlignment w:val="baseline"/>
        <w:rPr>
          <w:color w:val="40424E"/>
          <w:spacing w:val="2"/>
        </w:rPr>
      </w:pPr>
      <w:r w:rsidRPr="004A5736">
        <w:rPr>
          <w:rStyle w:val="Strong"/>
          <w:color w:val="40424E"/>
          <w:spacing w:val="2"/>
          <w:bdr w:val="none" w:sz="0" w:space="0" w:color="auto" w:frame="1"/>
        </w:rPr>
        <w:t>3. Difference:</w:t>
      </w:r>
      <w:r w:rsidRPr="004A5736">
        <w:rPr>
          <w:color w:val="40424E"/>
          <w:spacing w:val="2"/>
        </w:rPr>
        <w:t> This operation removes all the values present in one set from the other set. For the above two sets, the difference would be:</w:t>
      </w:r>
    </w:p>
    <w:p w:rsidR="00CA7811" w:rsidRPr="004A5736" w:rsidRDefault="00CA7811" w:rsidP="00CA7811">
      <w:pPr>
        <w:pStyle w:val="NormalWeb"/>
        <w:spacing w:before="0" w:beforeAutospacing="0" w:after="136" w:afterAutospacing="0"/>
        <w:textAlignment w:val="baseline"/>
        <w:rPr>
          <w:i/>
          <w:iCs/>
          <w:color w:val="40424E"/>
          <w:spacing w:val="2"/>
        </w:rPr>
      </w:pPr>
      <w:r w:rsidRPr="004A5736">
        <w:rPr>
          <w:i/>
          <w:iCs/>
          <w:color w:val="40424E"/>
          <w:spacing w:val="2"/>
        </w:rPr>
        <w:t>Difference = [2, 8, 9]</w:t>
      </w:r>
    </w:p>
    <w:p w:rsidR="00CA7811" w:rsidRPr="004A5736" w:rsidRDefault="00CA7811" w:rsidP="00CA7811">
      <w:pPr>
        <w:spacing w:line="240" w:lineRule="auto"/>
        <w:rPr>
          <w:rFonts w:ascii="Times New Roman" w:hAnsi="Times New Roman" w:cs="Times New Roman"/>
          <w:color w:val="40424E"/>
          <w:spacing w:val="2"/>
          <w:sz w:val="24"/>
          <w:szCs w:val="24"/>
          <w:shd w:val="clear" w:color="auto" w:fill="FFFFFF"/>
        </w:rPr>
      </w:pPr>
      <w:proofErr w:type="spellStart"/>
      <w:r w:rsidRPr="004A5736">
        <w:rPr>
          <w:rFonts w:ascii="Times New Roman" w:hAnsi="Times New Roman" w:cs="Times New Roman"/>
          <w:color w:val="40424E"/>
          <w:spacing w:val="2"/>
          <w:sz w:val="24"/>
          <w:szCs w:val="24"/>
          <w:shd w:val="clear" w:color="auto" w:fill="FFFFFF"/>
        </w:rPr>
        <w:t>HashSet</w:t>
      </w:r>
      <w:proofErr w:type="spellEnd"/>
      <w:r w:rsidRPr="004A5736">
        <w:rPr>
          <w:rFonts w:ascii="Times New Roman" w:hAnsi="Times New Roman" w:cs="Times New Roman"/>
          <w:color w:val="40424E"/>
          <w:spacing w:val="2"/>
          <w:sz w:val="24"/>
          <w:szCs w:val="24"/>
          <w:shd w:val="clear" w:color="auto" w:fill="FFFFFF"/>
        </w:rPr>
        <w:t xml:space="preserve"> is one of the widely used classes which implements the Set interface. </w:t>
      </w:r>
    </w:p>
    <w:p w:rsidR="00CA7811" w:rsidRPr="00F3049E" w:rsidRDefault="00CA7811" w:rsidP="00CA7811">
      <w:pPr>
        <w:pStyle w:val="Heading3"/>
        <w:shd w:val="clear" w:color="auto" w:fill="FFFFFF"/>
        <w:spacing w:before="326" w:after="326" w:line="240" w:lineRule="auto"/>
        <w:jc w:val="both"/>
        <w:textAlignment w:val="baseline"/>
        <w:rPr>
          <w:rFonts w:ascii="Times New Roman" w:hAnsi="Times New Roman" w:cs="Times New Roman"/>
          <w:color w:val="40424E"/>
          <w:spacing w:val="2"/>
          <w:sz w:val="28"/>
          <w:szCs w:val="28"/>
        </w:rPr>
      </w:pPr>
      <w:r w:rsidRPr="00F3049E">
        <w:rPr>
          <w:rFonts w:ascii="Times New Roman" w:hAnsi="Times New Roman" w:cs="Times New Roman"/>
          <w:color w:val="40424E"/>
          <w:spacing w:val="2"/>
          <w:sz w:val="28"/>
          <w:szCs w:val="28"/>
        </w:rPr>
        <w:t>Classes which implement the Set interface in Java Collections</w:t>
      </w:r>
    </w:p>
    <w:p w:rsidR="00CA7811" w:rsidRPr="00F3049E" w:rsidRDefault="00CA7811" w:rsidP="00CA7811">
      <w:pPr>
        <w:pStyle w:val="NormalWeb"/>
        <w:shd w:val="clear" w:color="auto" w:fill="FFFFFF"/>
        <w:spacing w:before="0" w:beforeAutospacing="0" w:after="0" w:afterAutospacing="0"/>
        <w:jc w:val="both"/>
        <w:textAlignment w:val="baseline"/>
        <w:rPr>
          <w:color w:val="40424E"/>
          <w:spacing w:val="2"/>
          <w:sz w:val="28"/>
          <w:szCs w:val="28"/>
        </w:rPr>
      </w:pPr>
      <w:r w:rsidRPr="00F3049E">
        <w:rPr>
          <w:rStyle w:val="Strong"/>
          <w:color w:val="40424E"/>
          <w:spacing w:val="2"/>
          <w:sz w:val="28"/>
          <w:szCs w:val="28"/>
          <w:bdr w:val="none" w:sz="0" w:space="0" w:color="auto" w:frame="1"/>
        </w:rPr>
        <w:t>1. </w:t>
      </w:r>
      <w:proofErr w:type="spellStart"/>
      <w:r w:rsidRPr="00F3049E">
        <w:rPr>
          <w:rStyle w:val="Strong"/>
          <w:color w:val="40424E"/>
          <w:spacing w:val="2"/>
          <w:sz w:val="28"/>
          <w:szCs w:val="28"/>
          <w:bdr w:val="none" w:sz="0" w:space="0" w:color="auto" w:frame="1"/>
        </w:rPr>
        <w:fldChar w:fldCharType="begin"/>
      </w:r>
      <w:r w:rsidRPr="00F3049E">
        <w:rPr>
          <w:rStyle w:val="Strong"/>
          <w:color w:val="40424E"/>
          <w:spacing w:val="2"/>
          <w:sz w:val="28"/>
          <w:szCs w:val="28"/>
          <w:bdr w:val="none" w:sz="0" w:space="0" w:color="auto" w:frame="1"/>
        </w:rPr>
        <w:instrText xml:space="preserve"> HYPERLINK "https://www.geeksforgeeks.org/hashset-in-java/" \t "_blank" </w:instrText>
      </w:r>
      <w:r w:rsidRPr="00F3049E">
        <w:rPr>
          <w:rStyle w:val="Strong"/>
          <w:color w:val="40424E"/>
          <w:spacing w:val="2"/>
          <w:sz w:val="28"/>
          <w:szCs w:val="28"/>
          <w:bdr w:val="none" w:sz="0" w:space="0" w:color="auto" w:frame="1"/>
        </w:rPr>
        <w:fldChar w:fldCharType="separate"/>
      </w:r>
      <w:r w:rsidRPr="00F3049E">
        <w:rPr>
          <w:rStyle w:val="Hyperlink"/>
          <w:spacing w:val="2"/>
          <w:sz w:val="28"/>
          <w:szCs w:val="28"/>
          <w:bdr w:val="none" w:sz="0" w:space="0" w:color="auto" w:frame="1"/>
        </w:rPr>
        <w:t>HashSet</w:t>
      </w:r>
      <w:proofErr w:type="spellEnd"/>
      <w:r w:rsidRPr="00F3049E">
        <w:rPr>
          <w:rStyle w:val="Strong"/>
          <w:color w:val="40424E"/>
          <w:spacing w:val="2"/>
          <w:sz w:val="28"/>
          <w:szCs w:val="28"/>
          <w:bdr w:val="none" w:sz="0" w:space="0" w:color="auto" w:frame="1"/>
        </w:rPr>
        <w:fldChar w:fldCharType="end"/>
      </w:r>
      <w:r w:rsidRPr="00F3049E">
        <w:rPr>
          <w:rStyle w:val="Strong"/>
          <w:color w:val="40424E"/>
          <w:spacing w:val="2"/>
          <w:sz w:val="28"/>
          <w:szCs w:val="28"/>
          <w:bdr w:val="none" w:sz="0" w:space="0" w:color="auto" w:frame="1"/>
        </w:rPr>
        <w:t>:</w:t>
      </w:r>
      <w:r w:rsidRPr="00F3049E">
        <w:rPr>
          <w:color w:val="40424E"/>
          <w:spacing w:val="2"/>
          <w:sz w:val="28"/>
          <w:szCs w:val="28"/>
        </w:rPr>
        <w:t> </w:t>
      </w:r>
      <w:proofErr w:type="spellStart"/>
      <w:r w:rsidRPr="00F3049E">
        <w:rPr>
          <w:color w:val="40424E"/>
          <w:spacing w:val="2"/>
          <w:sz w:val="28"/>
          <w:szCs w:val="28"/>
        </w:rPr>
        <w:t>Hashset</w:t>
      </w:r>
      <w:proofErr w:type="spellEnd"/>
      <w:r w:rsidRPr="00F3049E">
        <w:rPr>
          <w:color w:val="40424E"/>
          <w:spacing w:val="2"/>
          <w:sz w:val="28"/>
          <w:szCs w:val="28"/>
        </w:rPr>
        <w:t xml:space="preserve"> class which is implemented in the </w:t>
      </w:r>
      <w:hyperlink r:id="rId23" w:history="1">
        <w:r w:rsidRPr="00F3049E">
          <w:rPr>
            <w:rStyle w:val="Hyperlink"/>
            <w:spacing w:val="2"/>
            <w:sz w:val="28"/>
            <w:szCs w:val="28"/>
            <w:bdr w:val="none" w:sz="0" w:space="0" w:color="auto" w:frame="1"/>
          </w:rPr>
          <w:t>collection framework</w:t>
        </w:r>
      </w:hyperlink>
      <w:r w:rsidRPr="00F3049E">
        <w:rPr>
          <w:color w:val="40424E"/>
          <w:spacing w:val="2"/>
          <w:sz w:val="28"/>
          <w:szCs w:val="28"/>
        </w:rPr>
        <w:t> is an inherent implementation of the </w:t>
      </w:r>
      <w:hyperlink r:id="rId24" w:history="1">
        <w:r w:rsidRPr="00F3049E">
          <w:rPr>
            <w:rStyle w:val="Hyperlink"/>
            <w:spacing w:val="2"/>
            <w:sz w:val="28"/>
            <w:szCs w:val="28"/>
            <w:bdr w:val="none" w:sz="0" w:space="0" w:color="auto" w:frame="1"/>
          </w:rPr>
          <w:t xml:space="preserve">hash table </w:t>
        </w:r>
        <w:proofErr w:type="spellStart"/>
        <w:r w:rsidRPr="00F3049E">
          <w:rPr>
            <w:rStyle w:val="Hyperlink"/>
            <w:spacing w:val="2"/>
            <w:sz w:val="28"/>
            <w:szCs w:val="28"/>
            <w:bdr w:val="none" w:sz="0" w:space="0" w:color="auto" w:frame="1"/>
          </w:rPr>
          <w:t>datastructure</w:t>
        </w:r>
        <w:proofErr w:type="spellEnd"/>
      </w:hyperlink>
      <w:r w:rsidRPr="00F3049E">
        <w:rPr>
          <w:color w:val="40424E"/>
          <w:spacing w:val="2"/>
          <w:sz w:val="28"/>
          <w:szCs w:val="28"/>
        </w:rPr>
        <w:t xml:space="preserve">. The objects that we insert into the </w:t>
      </w:r>
      <w:proofErr w:type="spellStart"/>
      <w:r w:rsidRPr="00F3049E">
        <w:rPr>
          <w:color w:val="40424E"/>
          <w:spacing w:val="2"/>
          <w:sz w:val="28"/>
          <w:szCs w:val="28"/>
        </w:rPr>
        <w:t>hashset</w:t>
      </w:r>
      <w:proofErr w:type="spellEnd"/>
      <w:r w:rsidRPr="00F3049E">
        <w:rPr>
          <w:color w:val="40424E"/>
          <w:spacing w:val="2"/>
          <w:sz w:val="28"/>
          <w:szCs w:val="28"/>
        </w:rPr>
        <w:t xml:space="preserve"> does not guarantee to be inserted in the same order. The objects are inserted based on their </w:t>
      </w:r>
      <w:proofErr w:type="spellStart"/>
      <w:r w:rsidRPr="00F3049E">
        <w:rPr>
          <w:color w:val="40424E"/>
          <w:spacing w:val="2"/>
          <w:sz w:val="28"/>
          <w:szCs w:val="28"/>
        </w:rPr>
        <w:t>hashcode</w:t>
      </w:r>
      <w:proofErr w:type="spellEnd"/>
      <w:r w:rsidRPr="00F3049E">
        <w:rPr>
          <w:color w:val="40424E"/>
          <w:spacing w:val="2"/>
          <w:sz w:val="28"/>
          <w:szCs w:val="28"/>
        </w:rPr>
        <w:t>. This class also allows the insertion of NULL elements. Let’s see how to create a set object using this class.</w:t>
      </w:r>
    </w:p>
    <w:p w:rsidR="00CA7811" w:rsidRPr="00F3049E" w:rsidRDefault="00CA7811" w:rsidP="00CA7811">
      <w:pPr>
        <w:shd w:val="clear" w:color="auto" w:fill="FFFFFF"/>
        <w:spacing w:before="326" w:after="326" w:line="240" w:lineRule="auto"/>
        <w:jc w:val="both"/>
        <w:textAlignment w:val="baseline"/>
        <w:outlineLvl w:val="2"/>
        <w:rPr>
          <w:rFonts w:ascii="Times New Roman" w:hAnsi="Times New Roman" w:cs="Times New Roman"/>
          <w:color w:val="40424E"/>
          <w:spacing w:val="2"/>
          <w:sz w:val="28"/>
          <w:szCs w:val="28"/>
          <w:shd w:val="clear" w:color="auto" w:fill="FFFFFF"/>
        </w:rPr>
      </w:pPr>
      <w:r w:rsidRPr="00F3049E">
        <w:rPr>
          <w:rStyle w:val="Strong"/>
          <w:rFonts w:ascii="Times New Roman" w:hAnsi="Times New Roman" w:cs="Times New Roman"/>
          <w:color w:val="40424E"/>
          <w:spacing w:val="2"/>
          <w:sz w:val="28"/>
          <w:szCs w:val="28"/>
          <w:bdr w:val="none" w:sz="0" w:space="0" w:color="auto" w:frame="1"/>
          <w:shd w:val="clear" w:color="auto" w:fill="FFFFFF"/>
        </w:rPr>
        <w:t>2. </w:t>
      </w:r>
      <w:proofErr w:type="spellStart"/>
      <w:r w:rsidRPr="00F3049E">
        <w:rPr>
          <w:rStyle w:val="Strong"/>
          <w:rFonts w:ascii="Times New Roman" w:hAnsi="Times New Roman" w:cs="Times New Roman"/>
          <w:color w:val="40424E"/>
          <w:spacing w:val="2"/>
          <w:sz w:val="28"/>
          <w:szCs w:val="28"/>
          <w:bdr w:val="none" w:sz="0" w:space="0" w:color="auto" w:frame="1"/>
          <w:shd w:val="clear" w:color="auto" w:fill="FFFFFF"/>
        </w:rPr>
        <w:fldChar w:fldCharType="begin"/>
      </w:r>
      <w:r w:rsidRPr="00F3049E">
        <w:rPr>
          <w:rStyle w:val="Strong"/>
          <w:rFonts w:ascii="Times New Roman" w:hAnsi="Times New Roman" w:cs="Times New Roman"/>
          <w:color w:val="40424E"/>
          <w:spacing w:val="2"/>
          <w:sz w:val="28"/>
          <w:szCs w:val="28"/>
          <w:bdr w:val="none" w:sz="0" w:space="0" w:color="auto" w:frame="1"/>
          <w:shd w:val="clear" w:color="auto" w:fill="FFFFFF"/>
        </w:rPr>
        <w:instrText xml:space="preserve"> HYPERLINK "https://www.geeksforgeeks.org/linkedhashset-in-java-with-examples/" </w:instrText>
      </w:r>
      <w:r w:rsidRPr="00F3049E">
        <w:rPr>
          <w:rStyle w:val="Strong"/>
          <w:rFonts w:ascii="Times New Roman" w:hAnsi="Times New Roman" w:cs="Times New Roman"/>
          <w:color w:val="40424E"/>
          <w:spacing w:val="2"/>
          <w:sz w:val="28"/>
          <w:szCs w:val="28"/>
          <w:bdr w:val="none" w:sz="0" w:space="0" w:color="auto" w:frame="1"/>
          <w:shd w:val="clear" w:color="auto" w:fill="FFFFFF"/>
        </w:rPr>
        <w:fldChar w:fldCharType="separate"/>
      </w:r>
      <w:r w:rsidRPr="00F3049E">
        <w:rPr>
          <w:rStyle w:val="Hyperlink"/>
          <w:rFonts w:ascii="Times New Roman" w:hAnsi="Times New Roman" w:cs="Times New Roman"/>
          <w:spacing w:val="2"/>
          <w:sz w:val="28"/>
          <w:szCs w:val="28"/>
          <w:bdr w:val="none" w:sz="0" w:space="0" w:color="auto" w:frame="1"/>
          <w:shd w:val="clear" w:color="auto" w:fill="FFFFFF"/>
        </w:rPr>
        <w:t>LinkedHashSet</w:t>
      </w:r>
      <w:proofErr w:type="spellEnd"/>
      <w:r w:rsidRPr="00F3049E">
        <w:rPr>
          <w:rStyle w:val="Hyperlink"/>
          <w:rFonts w:ascii="Times New Roman" w:hAnsi="Times New Roman" w:cs="Times New Roman"/>
          <w:spacing w:val="2"/>
          <w:sz w:val="28"/>
          <w:szCs w:val="28"/>
          <w:bdr w:val="none" w:sz="0" w:space="0" w:color="auto" w:frame="1"/>
          <w:shd w:val="clear" w:color="auto" w:fill="FFFFFF"/>
        </w:rPr>
        <w:t>:</w:t>
      </w:r>
      <w:r w:rsidRPr="00F3049E">
        <w:rPr>
          <w:rStyle w:val="Strong"/>
          <w:rFonts w:ascii="Times New Roman" w:hAnsi="Times New Roman" w:cs="Times New Roman"/>
          <w:color w:val="40424E"/>
          <w:spacing w:val="2"/>
          <w:sz w:val="28"/>
          <w:szCs w:val="28"/>
          <w:bdr w:val="none" w:sz="0" w:space="0" w:color="auto" w:frame="1"/>
          <w:shd w:val="clear" w:color="auto" w:fill="FFFFFF"/>
        </w:rPr>
        <w:fldChar w:fldCharType="end"/>
      </w:r>
      <w:r w:rsidRPr="00F3049E">
        <w:rPr>
          <w:rFonts w:ascii="Times New Roman" w:hAnsi="Times New Roman" w:cs="Times New Roman"/>
          <w:color w:val="40424E"/>
          <w:spacing w:val="2"/>
          <w:sz w:val="28"/>
          <w:szCs w:val="28"/>
          <w:shd w:val="clear" w:color="auto" w:fill="FFFFFF"/>
        </w:rPr>
        <w:t> </w:t>
      </w:r>
      <w:proofErr w:type="spellStart"/>
      <w:r w:rsidRPr="00F3049E">
        <w:rPr>
          <w:rFonts w:ascii="Times New Roman" w:hAnsi="Times New Roman" w:cs="Times New Roman"/>
          <w:color w:val="40424E"/>
          <w:spacing w:val="2"/>
          <w:sz w:val="28"/>
          <w:szCs w:val="28"/>
          <w:shd w:val="clear" w:color="auto" w:fill="FFFFFF"/>
        </w:rPr>
        <w:t>LinkedHashSet</w:t>
      </w:r>
      <w:proofErr w:type="spellEnd"/>
      <w:r w:rsidRPr="00F3049E">
        <w:rPr>
          <w:rFonts w:ascii="Times New Roman" w:hAnsi="Times New Roman" w:cs="Times New Roman"/>
          <w:color w:val="40424E"/>
          <w:spacing w:val="2"/>
          <w:sz w:val="28"/>
          <w:szCs w:val="28"/>
          <w:shd w:val="clear" w:color="auto" w:fill="FFFFFF"/>
        </w:rPr>
        <w:t xml:space="preserve"> class which is implemented in the </w:t>
      </w:r>
      <w:hyperlink r:id="rId25" w:history="1">
        <w:r w:rsidRPr="00F3049E">
          <w:rPr>
            <w:rStyle w:val="Hyperlink"/>
            <w:rFonts w:ascii="Times New Roman" w:hAnsi="Times New Roman" w:cs="Times New Roman"/>
            <w:spacing w:val="2"/>
            <w:sz w:val="28"/>
            <w:szCs w:val="28"/>
            <w:bdr w:val="none" w:sz="0" w:space="0" w:color="auto" w:frame="1"/>
            <w:shd w:val="clear" w:color="auto" w:fill="FFFFFF"/>
          </w:rPr>
          <w:t>collections framework</w:t>
        </w:r>
      </w:hyperlink>
      <w:r w:rsidRPr="00F3049E">
        <w:rPr>
          <w:rFonts w:ascii="Times New Roman" w:hAnsi="Times New Roman" w:cs="Times New Roman"/>
          <w:color w:val="40424E"/>
          <w:spacing w:val="2"/>
          <w:sz w:val="28"/>
          <w:szCs w:val="28"/>
          <w:shd w:val="clear" w:color="auto" w:fill="FFFFFF"/>
        </w:rPr>
        <w:t xml:space="preserve"> is an ordered version of </w:t>
      </w:r>
      <w:proofErr w:type="spellStart"/>
      <w:r w:rsidRPr="00F3049E">
        <w:rPr>
          <w:rFonts w:ascii="Times New Roman" w:hAnsi="Times New Roman" w:cs="Times New Roman"/>
          <w:color w:val="40424E"/>
          <w:spacing w:val="2"/>
          <w:sz w:val="28"/>
          <w:szCs w:val="28"/>
          <w:shd w:val="clear" w:color="auto" w:fill="FFFFFF"/>
        </w:rPr>
        <w:t>HashSet</w:t>
      </w:r>
      <w:proofErr w:type="spellEnd"/>
      <w:r w:rsidRPr="00F3049E">
        <w:rPr>
          <w:rFonts w:ascii="Times New Roman" w:hAnsi="Times New Roman" w:cs="Times New Roman"/>
          <w:color w:val="40424E"/>
          <w:spacing w:val="2"/>
          <w:sz w:val="28"/>
          <w:szCs w:val="28"/>
          <w:shd w:val="clear" w:color="auto" w:fill="FFFFFF"/>
        </w:rPr>
        <w:t xml:space="preserve"> that maintains a </w:t>
      </w:r>
      <w:hyperlink r:id="rId26" w:history="1">
        <w:r w:rsidRPr="00F3049E">
          <w:rPr>
            <w:rStyle w:val="Hyperlink"/>
            <w:rFonts w:ascii="Times New Roman" w:hAnsi="Times New Roman" w:cs="Times New Roman"/>
            <w:spacing w:val="2"/>
            <w:sz w:val="28"/>
            <w:szCs w:val="28"/>
            <w:bdr w:val="none" w:sz="0" w:space="0" w:color="auto" w:frame="1"/>
            <w:shd w:val="clear" w:color="auto" w:fill="FFFFFF"/>
          </w:rPr>
          <w:t>doubly-linked List</w:t>
        </w:r>
      </w:hyperlink>
      <w:r w:rsidRPr="00F3049E">
        <w:rPr>
          <w:rFonts w:ascii="Times New Roman" w:hAnsi="Times New Roman" w:cs="Times New Roman"/>
          <w:color w:val="40424E"/>
          <w:spacing w:val="2"/>
          <w:sz w:val="28"/>
          <w:szCs w:val="28"/>
          <w:shd w:val="clear" w:color="auto" w:fill="FFFFFF"/>
        </w:rPr>
        <w:t xml:space="preserve"> across all elements. When the iteration order is needed to be maintained this class is used. When iterating through a </w:t>
      </w:r>
      <w:proofErr w:type="spellStart"/>
      <w:r w:rsidRPr="00F3049E">
        <w:rPr>
          <w:rFonts w:ascii="Times New Roman" w:hAnsi="Times New Roman" w:cs="Times New Roman"/>
          <w:color w:val="40424E"/>
          <w:spacing w:val="2"/>
          <w:sz w:val="28"/>
          <w:szCs w:val="28"/>
          <w:shd w:val="clear" w:color="auto" w:fill="FFFFFF"/>
        </w:rPr>
        <w:t>HashSet</w:t>
      </w:r>
      <w:proofErr w:type="spellEnd"/>
      <w:r w:rsidRPr="00F3049E">
        <w:rPr>
          <w:rFonts w:ascii="Times New Roman" w:hAnsi="Times New Roman" w:cs="Times New Roman"/>
          <w:color w:val="40424E"/>
          <w:spacing w:val="2"/>
          <w:sz w:val="28"/>
          <w:szCs w:val="28"/>
          <w:shd w:val="clear" w:color="auto" w:fill="FFFFFF"/>
        </w:rPr>
        <w:t xml:space="preserve"> the order is unpredictable, while a </w:t>
      </w:r>
      <w:proofErr w:type="spellStart"/>
      <w:r w:rsidRPr="00F3049E">
        <w:rPr>
          <w:rFonts w:ascii="Times New Roman" w:hAnsi="Times New Roman" w:cs="Times New Roman"/>
          <w:color w:val="40424E"/>
          <w:spacing w:val="2"/>
          <w:sz w:val="28"/>
          <w:szCs w:val="28"/>
          <w:shd w:val="clear" w:color="auto" w:fill="FFFFFF"/>
        </w:rPr>
        <w:t>LinkedHashSet</w:t>
      </w:r>
      <w:proofErr w:type="spellEnd"/>
      <w:r w:rsidRPr="00F3049E">
        <w:rPr>
          <w:rFonts w:ascii="Times New Roman" w:hAnsi="Times New Roman" w:cs="Times New Roman"/>
          <w:color w:val="40424E"/>
          <w:spacing w:val="2"/>
          <w:sz w:val="28"/>
          <w:szCs w:val="28"/>
          <w:shd w:val="clear" w:color="auto" w:fill="FFFFFF"/>
        </w:rPr>
        <w:t xml:space="preserve"> lets us iterate through the elements in the order in which they were inserted.</w:t>
      </w:r>
    </w:p>
    <w:p w:rsidR="00CA7811" w:rsidRPr="00F3049E" w:rsidRDefault="00CA7811" w:rsidP="00CA7811">
      <w:pPr>
        <w:shd w:val="clear" w:color="auto" w:fill="FFFFFF"/>
        <w:spacing w:before="326" w:after="326" w:line="240" w:lineRule="auto"/>
        <w:jc w:val="both"/>
        <w:textAlignment w:val="baseline"/>
        <w:outlineLvl w:val="2"/>
        <w:rPr>
          <w:rFonts w:ascii="Times New Roman" w:eastAsia="Times New Roman" w:hAnsi="Times New Roman" w:cs="Times New Roman"/>
          <w:b/>
          <w:bCs/>
          <w:color w:val="40424E"/>
          <w:spacing w:val="2"/>
          <w:sz w:val="28"/>
          <w:szCs w:val="28"/>
        </w:rPr>
      </w:pPr>
      <w:r w:rsidRPr="00F3049E">
        <w:rPr>
          <w:rStyle w:val="Strong"/>
          <w:rFonts w:ascii="Times New Roman" w:hAnsi="Times New Roman" w:cs="Times New Roman"/>
          <w:color w:val="40424E"/>
          <w:spacing w:val="2"/>
          <w:sz w:val="28"/>
          <w:szCs w:val="28"/>
          <w:bdr w:val="none" w:sz="0" w:space="0" w:color="auto" w:frame="1"/>
          <w:shd w:val="clear" w:color="auto" w:fill="FFFFFF"/>
        </w:rPr>
        <w:t>3. </w:t>
      </w:r>
      <w:proofErr w:type="spellStart"/>
      <w:r w:rsidRPr="00F3049E">
        <w:rPr>
          <w:rStyle w:val="Strong"/>
          <w:rFonts w:ascii="Times New Roman" w:hAnsi="Times New Roman" w:cs="Times New Roman"/>
          <w:color w:val="40424E"/>
          <w:spacing w:val="2"/>
          <w:sz w:val="28"/>
          <w:szCs w:val="28"/>
          <w:bdr w:val="none" w:sz="0" w:space="0" w:color="auto" w:frame="1"/>
          <w:shd w:val="clear" w:color="auto" w:fill="FFFFFF"/>
        </w:rPr>
        <w:fldChar w:fldCharType="begin"/>
      </w:r>
      <w:r w:rsidRPr="00F3049E">
        <w:rPr>
          <w:rStyle w:val="Strong"/>
          <w:rFonts w:ascii="Times New Roman" w:hAnsi="Times New Roman" w:cs="Times New Roman"/>
          <w:color w:val="40424E"/>
          <w:spacing w:val="2"/>
          <w:sz w:val="28"/>
          <w:szCs w:val="28"/>
          <w:bdr w:val="none" w:sz="0" w:space="0" w:color="auto" w:frame="1"/>
          <w:shd w:val="clear" w:color="auto" w:fill="FFFFFF"/>
        </w:rPr>
        <w:instrText xml:space="preserve"> HYPERLINK "https://www.geeksforgeeks.org/treeset-in-java/" \t "_blank" </w:instrText>
      </w:r>
      <w:r w:rsidRPr="00F3049E">
        <w:rPr>
          <w:rStyle w:val="Strong"/>
          <w:rFonts w:ascii="Times New Roman" w:hAnsi="Times New Roman" w:cs="Times New Roman"/>
          <w:color w:val="40424E"/>
          <w:spacing w:val="2"/>
          <w:sz w:val="28"/>
          <w:szCs w:val="28"/>
          <w:bdr w:val="none" w:sz="0" w:space="0" w:color="auto" w:frame="1"/>
          <w:shd w:val="clear" w:color="auto" w:fill="FFFFFF"/>
        </w:rPr>
        <w:fldChar w:fldCharType="separate"/>
      </w:r>
      <w:r w:rsidRPr="00F3049E">
        <w:rPr>
          <w:rStyle w:val="Hyperlink"/>
          <w:rFonts w:ascii="Times New Roman" w:hAnsi="Times New Roman" w:cs="Times New Roman"/>
          <w:spacing w:val="2"/>
          <w:sz w:val="28"/>
          <w:szCs w:val="28"/>
          <w:bdr w:val="none" w:sz="0" w:space="0" w:color="auto" w:frame="1"/>
          <w:shd w:val="clear" w:color="auto" w:fill="FFFFFF"/>
        </w:rPr>
        <w:t>TreeSet</w:t>
      </w:r>
      <w:proofErr w:type="spellEnd"/>
      <w:r w:rsidRPr="00F3049E">
        <w:rPr>
          <w:rStyle w:val="Hyperlink"/>
          <w:rFonts w:ascii="Times New Roman" w:hAnsi="Times New Roman" w:cs="Times New Roman"/>
          <w:spacing w:val="2"/>
          <w:sz w:val="28"/>
          <w:szCs w:val="28"/>
          <w:bdr w:val="none" w:sz="0" w:space="0" w:color="auto" w:frame="1"/>
          <w:shd w:val="clear" w:color="auto" w:fill="FFFFFF"/>
        </w:rPr>
        <w:t>:</w:t>
      </w:r>
      <w:r w:rsidRPr="00F3049E">
        <w:rPr>
          <w:rStyle w:val="Strong"/>
          <w:rFonts w:ascii="Times New Roman" w:hAnsi="Times New Roman" w:cs="Times New Roman"/>
          <w:color w:val="40424E"/>
          <w:spacing w:val="2"/>
          <w:sz w:val="28"/>
          <w:szCs w:val="28"/>
          <w:bdr w:val="none" w:sz="0" w:space="0" w:color="auto" w:frame="1"/>
          <w:shd w:val="clear" w:color="auto" w:fill="FFFFFF"/>
        </w:rPr>
        <w:fldChar w:fldCharType="end"/>
      </w:r>
      <w:r w:rsidRPr="00F3049E">
        <w:rPr>
          <w:rFonts w:ascii="Times New Roman" w:hAnsi="Times New Roman" w:cs="Times New Roman"/>
          <w:color w:val="40424E"/>
          <w:spacing w:val="2"/>
          <w:sz w:val="28"/>
          <w:szCs w:val="28"/>
          <w:shd w:val="clear" w:color="auto" w:fill="FFFFFF"/>
        </w:rPr>
        <w:t> </w:t>
      </w:r>
      <w:proofErr w:type="spellStart"/>
      <w:r w:rsidRPr="00F3049E">
        <w:rPr>
          <w:rFonts w:ascii="Times New Roman" w:hAnsi="Times New Roman" w:cs="Times New Roman"/>
          <w:color w:val="40424E"/>
          <w:spacing w:val="2"/>
          <w:sz w:val="28"/>
          <w:szCs w:val="28"/>
          <w:shd w:val="clear" w:color="auto" w:fill="FFFFFF"/>
        </w:rPr>
        <w:t>TreeSet</w:t>
      </w:r>
      <w:proofErr w:type="spellEnd"/>
      <w:r w:rsidRPr="00F3049E">
        <w:rPr>
          <w:rFonts w:ascii="Times New Roman" w:hAnsi="Times New Roman" w:cs="Times New Roman"/>
          <w:color w:val="40424E"/>
          <w:spacing w:val="2"/>
          <w:sz w:val="28"/>
          <w:szCs w:val="28"/>
          <w:shd w:val="clear" w:color="auto" w:fill="FFFFFF"/>
        </w:rPr>
        <w:t xml:space="preserve"> class which is implemented in the </w:t>
      </w:r>
      <w:hyperlink r:id="rId27" w:history="1">
        <w:r w:rsidRPr="00F3049E">
          <w:rPr>
            <w:rStyle w:val="Hyperlink"/>
            <w:rFonts w:ascii="Times New Roman" w:hAnsi="Times New Roman" w:cs="Times New Roman"/>
            <w:spacing w:val="2"/>
            <w:sz w:val="28"/>
            <w:szCs w:val="28"/>
            <w:bdr w:val="none" w:sz="0" w:space="0" w:color="auto" w:frame="1"/>
            <w:shd w:val="clear" w:color="auto" w:fill="FFFFFF"/>
          </w:rPr>
          <w:t>collections framework</w:t>
        </w:r>
      </w:hyperlink>
      <w:r w:rsidRPr="00F3049E">
        <w:rPr>
          <w:rFonts w:ascii="Times New Roman" w:hAnsi="Times New Roman" w:cs="Times New Roman"/>
          <w:color w:val="40424E"/>
          <w:spacing w:val="2"/>
          <w:sz w:val="28"/>
          <w:szCs w:val="28"/>
          <w:shd w:val="clear" w:color="auto" w:fill="FFFFFF"/>
        </w:rPr>
        <w:t> an implementation of the </w:t>
      </w:r>
      <w:proofErr w:type="spellStart"/>
      <w:r w:rsidRPr="00F3049E">
        <w:rPr>
          <w:rFonts w:ascii="Times New Roman" w:hAnsi="Times New Roman" w:cs="Times New Roman"/>
          <w:sz w:val="28"/>
          <w:szCs w:val="28"/>
        </w:rPr>
        <w:fldChar w:fldCharType="begin"/>
      </w:r>
      <w:r w:rsidRPr="00F3049E">
        <w:rPr>
          <w:rFonts w:ascii="Times New Roman" w:hAnsi="Times New Roman" w:cs="Times New Roman"/>
          <w:sz w:val="28"/>
          <w:szCs w:val="28"/>
        </w:rPr>
        <w:instrText xml:space="preserve"> HYPERLINK "https://www.geeksforgeeks.org/sortedset-java-examples/" </w:instrText>
      </w:r>
      <w:r w:rsidRPr="00F3049E">
        <w:rPr>
          <w:rFonts w:ascii="Times New Roman" w:hAnsi="Times New Roman" w:cs="Times New Roman"/>
          <w:sz w:val="28"/>
          <w:szCs w:val="28"/>
        </w:rPr>
        <w:fldChar w:fldCharType="separate"/>
      </w:r>
      <w:r w:rsidRPr="00F3049E">
        <w:rPr>
          <w:rStyle w:val="Hyperlink"/>
          <w:rFonts w:ascii="Times New Roman" w:hAnsi="Times New Roman" w:cs="Times New Roman"/>
          <w:spacing w:val="2"/>
          <w:sz w:val="28"/>
          <w:szCs w:val="28"/>
          <w:bdr w:val="none" w:sz="0" w:space="0" w:color="auto" w:frame="1"/>
          <w:shd w:val="clear" w:color="auto" w:fill="FFFFFF"/>
        </w:rPr>
        <w:t>SortedSet</w:t>
      </w:r>
      <w:proofErr w:type="spellEnd"/>
      <w:r w:rsidRPr="00F3049E">
        <w:rPr>
          <w:rStyle w:val="Hyperlink"/>
          <w:rFonts w:ascii="Times New Roman" w:hAnsi="Times New Roman" w:cs="Times New Roman"/>
          <w:spacing w:val="2"/>
          <w:sz w:val="28"/>
          <w:szCs w:val="28"/>
          <w:bdr w:val="none" w:sz="0" w:space="0" w:color="auto" w:frame="1"/>
          <w:shd w:val="clear" w:color="auto" w:fill="FFFFFF"/>
        </w:rPr>
        <w:t xml:space="preserve"> Interface</w:t>
      </w:r>
      <w:r w:rsidRPr="00F3049E">
        <w:rPr>
          <w:rFonts w:ascii="Times New Roman" w:hAnsi="Times New Roman" w:cs="Times New Roman"/>
          <w:sz w:val="28"/>
          <w:szCs w:val="28"/>
        </w:rPr>
        <w:fldChar w:fldCharType="end"/>
      </w:r>
      <w:r w:rsidRPr="00F3049E">
        <w:rPr>
          <w:rFonts w:ascii="Times New Roman" w:hAnsi="Times New Roman" w:cs="Times New Roman"/>
          <w:color w:val="40424E"/>
          <w:spacing w:val="2"/>
          <w:sz w:val="28"/>
          <w:szCs w:val="28"/>
          <w:shd w:val="clear" w:color="auto" w:fill="FFFFFF"/>
        </w:rPr>
        <w:t xml:space="preserve"> and </w:t>
      </w:r>
      <w:proofErr w:type="spellStart"/>
      <w:r w:rsidRPr="00F3049E">
        <w:rPr>
          <w:rFonts w:ascii="Times New Roman" w:hAnsi="Times New Roman" w:cs="Times New Roman"/>
          <w:color w:val="40424E"/>
          <w:spacing w:val="2"/>
          <w:sz w:val="28"/>
          <w:szCs w:val="28"/>
          <w:shd w:val="clear" w:color="auto" w:fill="FFFFFF"/>
        </w:rPr>
        <w:t>SortedSet</w:t>
      </w:r>
      <w:proofErr w:type="spellEnd"/>
      <w:r w:rsidRPr="00F3049E">
        <w:rPr>
          <w:rFonts w:ascii="Times New Roman" w:hAnsi="Times New Roman" w:cs="Times New Roman"/>
          <w:color w:val="40424E"/>
          <w:spacing w:val="2"/>
          <w:sz w:val="28"/>
          <w:szCs w:val="28"/>
          <w:shd w:val="clear" w:color="auto" w:fill="FFFFFF"/>
        </w:rPr>
        <w:t xml:space="preserve"> extends Set Interface. It behaves like simple set with the exception that it stores elements in sorted format. </w:t>
      </w:r>
      <w:proofErr w:type="spellStart"/>
      <w:r w:rsidRPr="00F3049E">
        <w:rPr>
          <w:rFonts w:ascii="Times New Roman" w:hAnsi="Times New Roman" w:cs="Times New Roman"/>
          <w:color w:val="40424E"/>
          <w:spacing w:val="2"/>
          <w:sz w:val="28"/>
          <w:szCs w:val="28"/>
          <w:shd w:val="clear" w:color="auto" w:fill="FFFFFF"/>
        </w:rPr>
        <w:t>TreeSet</w:t>
      </w:r>
      <w:proofErr w:type="spellEnd"/>
      <w:r w:rsidRPr="00F3049E">
        <w:rPr>
          <w:rFonts w:ascii="Times New Roman" w:hAnsi="Times New Roman" w:cs="Times New Roman"/>
          <w:color w:val="40424E"/>
          <w:spacing w:val="2"/>
          <w:sz w:val="28"/>
          <w:szCs w:val="28"/>
          <w:shd w:val="clear" w:color="auto" w:fill="FFFFFF"/>
        </w:rPr>
        <w:t xml:space="preserve"> uses tree data structure for storage. Objects are stored in sorted, ascending order. But we can iterate in descending order using method </w:t>
      </w:r>
      <w:proofErr w:type="spellStart"/>
      <w:proofErr w:type="gramStart"/>
      <w:r w:rsidRPr="00F3049E">
        <w:rPr>
          <w:rFonts w:ascii="Times New Roman" w:hAnsi="Times New Roman" w:cs="Times New Roman"/>
          <w:color w:val="40424E"/>
          <w:spacing w:val="2"/>
          <w:sz w:val="28"/>
          <w:szCs w:val="28"/>
          <w:shd w:val="clear" w:color="auto" w:fill="FFFFFF"/>
        </w:rPr>
        <w:t>TreeSet.descendingIterator</w:t>
      </w:r>
      <w:proofErr w:type="spellEnd"/>
      <w:r w:rsidRPr="00F3049E">
        <w:rPr>
          <w:rFonts w:ascii="Times New Roman" w:hAnsi="Times New Roman" w:cs="Times New Roman"/>
          <w:color w:val="40424E"/>
          <w:spacing w:val="2"/>
          <w:sz w:val="28"/>
          <w:szCs w:val="28"/>
          <w:shd w:val="clear" w:color="auto" w:fill="FFFFFF"/>
        </w:rPr>
        <w:t>(</w:t>
      </w:r>
      <w:proofErr w:type="gramEnd"/>
      <w:r w:rsidRPr="00F3049E">
        <w:rPr>
          <w:rFonts w:ascii="Times New Roman" w:hAnsi="Times New Roman" w:cs="Times New Roman"/>
          <w:color w:val="40424E"/>
          <w:spacing w:val="2"/>
          <w:sz w:val="28"/>
          <w:szCs w:val="28"/>
          <w:shd w:val="clear" w:color="auto" w:fill="FFFFFF"/>
        </w:rPr>
        <w:t>).</w:t>
      </w:r>
    </w:p>
    <w:p w:rsidR="00CA7811" w:rsidRPr="00F3049E" w:rsidRDefault="00CA7811" w:rsidP="00CA7811">
      <w:pPr>
        <w:shd w:val="clear" w:color="auto" w:fill="FFFFFF"/>
        <w:spacing w:before="326" w:after="326" w:line="240" w:lineRule="auto"/>
        <w:jc w:val="both"/>
        <w:textAlignment w:val="baseline"/>
        <w:outlineLvl w:val="2"/>
        <w:rPr>
          <w:rFonts w:ascii="Times New Roman" w:eastAsia="Times New Roman" w:hAnsi="Times New Roman" w:cs="Times New Roman"/>
          <w:b/>
          <w:bCs/>
          <w:color w:val="40424E"/>
          <w:spacing w:val="2"/>
          <w:sz w:val="28"/>
          <w:szCs w:val="28"/>
        </w:rPr>
      </w:pPr>
    </w:p>
    <w:p w:rsidR="00CA7811" w:rsidRDefault="00CA7811" w:rsidP="00CA7811">
      <w:pPr>
        <w:shd w:val="clear" w:color="auto" w:fill="FFFFFF"/>
        <w:spacing w:before="326" w:after="326" w:line="240" w:lineRule="auto"/>
        <w:jc w:val="center"/>
        <w:textAlignment w:val="baseline"/>
        <w:outlineLvl w:val="2"/>
        <w:rPr>
          <w:rFonts w:ascii="Times New Roman" w:eastAsia="Times New Roman" w:hAnsi="Times New Roman" w:cs="Times New Roman"/>
          <w:b/>
          <w:bCs/>
          <w:color w:val="40424E"/>
          <w:spacing w:val="2"/>
          <w:sz w:val="24"/>
          <w:szCs w:val="24"/>
        </w:rPr>
      </w:pPr>
    </w:p>
    <w:p w:rsidR="00CA7811" w:rsidRPr="004A5736" w:rsidRDefault="00CA7811" w:rsidP="00CA7811">
      <w:pPr>
        <w:shd w:val="clear" w:color="auto" w:fill="FFFFFF"/>
        <w:spacing w:before="326" w:after="326" w:line="240" w:lineRule="auto"/>
        <w:jc w:val="center"/>
        <w:textAlignment w:val="baseline"/>
        <w:outlineLvl w:val="2"/>
        <w:rPr>
          <w:rFonts w:ascii="Times New Roman" w:eastAsia="Times New Roman" w:hAnsi="Times New Roman" w:cs="Times New Roman"/>
          <w:b/>
          <w:bCs/>
          <w:color w:val="40424E"/>
          <w:spacing w:val="2"/>
          <w:sz w:val="24"/>
          <w:szCs w:val="24"/>
        </w:rPr>
      </w:pPr>
      <w:r w:rsidRPr="004A5736">
        <w:rPr>
          <w:rFonts w:ascii="Times New Roman" w:eastAsia="Times New Roman" w:hAnsi="Times New Roman" w:cs="Times New Roman"/>
          <w:b/>
          <w:bCs/>
          <w:color w:val="40424E"/>
          <w:spacing w:val="2"/>
          <w:sz w:val="24"/>
          <w:szCs w:val="24"/>
        </w:rPr>
        <w:t>Methods Present in the Set Interface</w:t>
      </w:r>
    </w:p>
    <w:p w:rsidR="00CA7811" w:rsidRPr="004A5736" w:rsidRDefault="00CA7811" w:rsidP="00CA7811">
      <w:pPr>
        <w:shd w:val="clear" w:color="auto" w:fill="FFFFFF"/>
        <w:spacing w:after="136" w:line="240" w:lineRule="auto"/>
        <w:textAlignment w:val="baseline"/>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The following methods are present in the set interface:</w:t>
      </w:r>
    </w:p>
    <w:tbl>
      <w:tblPr>
        <w:tblW w:w="9748" w:type="dxa"/>
        <w:shd w:val="clear" w:color="auto" w:fill="FFFFFF"/>
        <w:tblCellMar>
          <w:left w:w="0" w:type="dxa"/>
          <w:right w:w="0" w:type="dxa"/>
        </w:tblCellMar>
        <w:tblLook w:val="04A0" w:firstRow="1" w:lastRow="0" w:firstColumn="1" w:lastColumn="0" w:noHBand="0" w:noVBand="1"/>
      </w:tblPr>
      <w:tblGrid>
        <w:gridCol w:w="2531"/>
        <w:gridCol w:w="7217"/>
      </w:tblGrid>
      <w:tr w:rsidR="00CA7811" w:rsidRPr="004A5736" w:rsidTr="00BF193F">
        <w:tc>
          <w:tcPr>
            <w:tcW w:w="0" w:type="auto"/>
            <w:tcBorders>
              <w:top w:val="single" w:sz="6" w:space="0" w:color="5FB962"/>
              <w:left w:val="single" w:sz="6" w:space="0" w:color="5FB962"/>
              <w:bottom w:val="single" w:sz="6" w:space="0" w:color="5FB962"/>
              <w:right w:val="single" w:sz="6" w:space="0" w:color="5FB962"/>
            </w:tcBorders>
            <w:shd w:val="clear" w:color="auto" w:fill="C6EBD9"/>
            <w:tcMar>
              <w:top w:w="109" w:type="dxa"/>
              <w:left w:w="109" w:type="dxa"/>
              <w:bottom w:w="109" w:type="dxa"/>
              <w:right w:w="109" w:type="dxa"/>
            </w:tcMar>
            <w:vAlign w:val="center"/>
            <w:hideMark/>
          </w:tcPr>
          <w:p w:rsidR="00CA7811" w:rsidRPr="004A5736" w:rsidRDefault="00CA7811" w:rsidP="00BF193F">
            <w:pPr>
              <w:spacing w:after="0" w:line="240" w:lineRule="auto"/>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Method</w:t>
            </w:r>
          </w:p>
        </w:tc>
        <w:tc>
          <w:tcPr>
            <w:tcW w:w="7217" w:type="dxa"/>
            <w:tcBorders>
              <w:top w:val="single" w:sz="6" w:space="0" w:color="5FB962"/>
              <w:left w:val="single" w:sz="6" w:space="0" w:color="5FB962"/>
              <w:bottom w:val="single" w:sz="6" w:space="0" w:color="5FB962"/>
              <w:right w:val="single" w:sz="6" w:space="0" w:color="5FB962"/>
            </w:tcBorders>
            <w:shd w:val="clear" w:color="auto" w:fill="C6EBD9"/>
            <w:tcMar>
              <w:top w:w="109" w:type="dxa"/>
              <w:left w:w="109" w:type="dxa"/>
              <w:bottom w:w="109" w:type="dxa"/>
              <w:right w:w="109" w:type="dxa"/>
            </w:tcMar>
            <w:vAlign w:val="center"/>
            <w:hideMark/>
          </w:tcPr>
          <w:p w:rsidR="00CA7811" w:rsidRPr="004A5736" w:rsidRDefault="00CA7811" w:rsidP="00BF193F">
            <w:pPr>
              <w:spacing w:after="0" w:line="240" w:lineRule="auto"/>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Description</w:t>
            </w:r>
          </w:p>
        </w:tc>
      </w:tr>
      <w:tr w:rsidR="00CA7811" w:rsidRPr="004A5736" w:rsidTr="00BF193F">
        <w:tc>
          <w:tcPr>
            <w:tcW w:w="0" w:type="auto"/>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012E4D" w:rsidP="00BF193F">
            <w:pPr>
              <w:spacing w:after="0" w:line="240" w:lineRule="auto"/>
              <w:rPr>
                <w:rFonts w:ascii="Times New Roman" w:eastAsia="Times New Roman" w:hAnsi="Times New Roman" w:cs="Times New Roman"/>
                <w:color w:val="40424E"/>
                <w:spacing w:val="2"/>
                <w:sz w:val="24"/>
                <w:szCs w:val="24"/>
              </w:rPr>
            </w:pPr>
            <w:hyperlink r:id="rId28" w:tgtFrame="_blank" w:history="1">
              <w:r w:rsidR="00CA7811" w:rsidRPr="004A5736">
                <w:rPr>
                  <w:rFonts w:ascii="Times New Roman" w:eastAsia="Times New Roman" w:hAnsi="Times New Roman" w:cs="Times New Roman"/>
                  <w:color w:val="0000FF"/>
                  <w:spacing w:val="2"/>
                  <w:sz w:val="24"/>
                  <w:szCs w:val="24"/>
                  <w:u w:val="single"/>
                </w:rPr>
                <w:t>add(element)</w:t>
              </w:r>
            </w:hyperlink>
          </w:p>
        </w:tc>
        <w:tc>
          <w:tcPr>
            <w:tcW w:w="7217" w:type="dxa"/>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CA7811" w:rsidP="00BF193F">
            <w:pPr>
              <w:spacing w:after="0" w:line="240" w:lineRule="auto"/>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This method is used to add a specific element to the set. The function adds the element only if the specified element is not already present in the set else the function returns False if the element is already present in the Set.</w:t>
            </w:r>
          </w:p>
        </w:tc>
      </w:tr>
      <w:tr w:rsidR="00CA7811" w:rsidRPr="004A5736" w:rsidTr="00BF193F">
        <w:tc>
          <w:tcPr>
            <w:tcW w:w="0" w:type="auto"/>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012E4D" w:rsidP="00BF193F">
            <w:pPr>
              <w:spacing w:after="0" w:line="240" w:lineRule="auto"/>
              <w:rPr>
                <w:rFonts w:ascii="Times New Roman" w:eastAsia="Times New Roman" w:hAnsi="Times New Roman" w:cs="Times New Roman"/>
                <w:color w:val="40424E"/>
                <w:spacing w:val="2"/>
                <w:sz w:val="24"/>
                <w:szCs w:val="24"/>
              </w:rPr>
            </w:pPr>
            <w:hyperlink r:id="rId29" w:tgtFrame="_blank" w:history="1">
              <w:proofErr w:type="spellStart"/>
              <w:r w:rsidR="00CA7811" w:rsidRPr="004A5736">
                <w:rPr>
                  <w:rFonts w:ascii="Times New Roman" w:eastAsia="Times New Roman" w:hAnsi="Times New Roman" w:cs="Times New Roman"/>
                  <w:color w:val="0000FF"/>
                  <w:spacing w:val="2"/>
                  <w:sz w:val="24"/>
                  <w:szCs w:val="24"/>
                  <w:u w:val="single"/>
                </w:rPr>
                <w:t>addAll</w:t>
              </w:r>
              <w:proofErr w:type="spellEnd"/>
              <w:r w:rsidR="00CA7811" w:rsidRPr="004A5736">
                <w:rPr>
                  <w:rFonts w:ascii="Times New Roman" w:eastAsia="Times New Roman" w:hAnsi="Times New Roman" w:cs="Times New Roman"/>
                  <w:color w:val="0000FF"/>
                  <w:spacing w:val="2"/>
                  <w:sz w:val="24"/>
                  <w:szCs w:val="24"/>
                  <w:u w:val="single"/>
                </w:rPr>
                <w:t>(collection)</w:t>
              </w:r>
            </w:hyperlink>
          </w:p>
        </w:tc>
        <w:tc>
          <w:tcPr>
            <w:tcW w:w="7217" w:type="dxa"/>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CA7811" w:rsidP="00BF193F">
            <w:pPr>
              <w:spacing w:after="0" w:line="240" w:lineRule="auto"/>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This method is used to append all of the elements from the mentioned collection to the existing set. The elements are added randomly without following any specific order.</w:t>
            </w:r>
          </w:p>
        </w:tc>
      </w:tr>
      <w:tr w:rsidR="00CA7811" w:rsidRPr="004A5736" w:rsidTr="00BF193F">
        <w:tc>
          <w:tcPr>
            <w:tcW w:w="0" w:type="auto"/>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012E4D" w:rsidP="00BF193F">
            <w:pPr>
              <w:spacing w:after="0" w:line="240" w:lineRule="auto"/>
              <w:rPr>
                <w:rFonts w:ascii="Times New Roman" w:eastAsia="Times New Roman" w:hAnsi="Times New Roman" w:cs="Times New Roman"/>
                <w:color w:val="40424E"/>
                <w:spacing w:val="2"/>
                <w:sz w:val="24"/>
                <w:szCs w:val="24"/>
              </w:rPr>
            </w:pPr>
            <w:hyperlink r:id="rId30" w:tgtFrame="_blank" w:history="1">
              <w:r w:rsidR="00CA7811" w:rsidRPr="004A5736">
                <w:rPr>
                  <w:rFonts w:ascii="Times New Roman" w:eastAsia="Times New Roman" w:hAnsi="Times New Roman" w:cs="Times New Roman"/>
                  <w:color w:val="0000FF"/>
                  <w:spacing w:val="2"/>
                  <w:sz w:val="24"/>
                  <w:szCs w:val="24"/>
                  <w:u w:val="single"/>
                </w:rPr>
                <w:t>clear()</w:t>
              </w:r>
            </w:hyperlink>
          </w:p>
        </w:tc>
        <w:tc>
          <w:tcPr>
            <w:tcW w:w="7217" w:type="dxa"/>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CA7811" w:rsidP="00BF193F">
            <w:pPr>
              <w:spacing w:after="0" w:line="240" w:lineRule="auto"/>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This method is used to remove all the elements from the set but not delete the set. The reference for the set still exists.</w:t>
            </w:r>
          </w:p>
        </w:tc>
      </w:tr>
      <w:tr w:rsidR="00CA7811" w:rsidRPr="004A5736" w:rsidTr="00BF193F">
        <w:tc>
          <w:tcPr>
            <w:tcW w:w="0" w:type="auto"/>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012E4D" w:rsidP="00BF193F">
            <w:pPr>
              <w:spacing w:after="0" w:line="240" w:lineRule="auto"/>
              <w:rPr>
                <w:rFonts w:ascii="Times New Roman" w:eastAsia="Times New Roman" w:hAnsi="Times New Roman" w:cs="Times New Roman"/>
                <w:color w:val="40424E"/>
                <w:spacing w:val="2"/>
                <w:sz w:val="24"/>
                <w:szCs w:val="24"/>
              </w:rPr>
            </w:pPr>
            <w:hyperlink r:id="rId31" w:tgtFrame="_blank" w:history="1">
              <w:r w:rsidR="00CA7811" w:rsidRPr="004A5736">
                <w:rPr>
                  <w:rFonts w:ascii="Times New Roman" w:eastAsia="Times New Roman" w:hAnsi="Times New Roman" w:cs="Times New Roman"/>
                  <w:color w:val="0000FF"/>
                  <w:spacing w:val="2"/>
                  <w:sz w:val="24"/>
                  <w:szCs w:val="24"/>
                  <w:u w:val="single"/>
                </w:rPr>
                <w:t>contains(element)</w:t>
              </w:r>
            </w:hyperlink>
          </w:p>
        </w:tc>
        <w:tc>
          <w:tcPr>
            <w:tcW w:w="7217" w:type="dxa"/>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CA7811" w:rsidP="00BF193F">
            <w:pPr>
              <w:spacing w:after="0" w:line="240" w:lineRule="auto"/>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This method is used to check whether a specific element is present in the Set or not.</w:t>
            </w:r>
          </w:p>
        </w:tc>
      </w:tr>
      <w:tr w:rsidR="00CA7811" w:rsidRPr="004A5736" w:rsidTr="00BF193F">
        <w:tc>
          <w:tcPr>
            <w:tcW w:w="0" w:type="auto"/>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012E4D" w:rsidP="00BF193F">
            <w:pPr>
              <w:spacing w:after="0" w:line="240" w:lineRule="auto"/>
              <w:rPr>
                <w:rFonts w:ascii="Times New Roman" w:eastAsia="Times New Roman" w:hAnsi="Times New Roman" w:cs="Times New Roman"/>
                <w:color w:val="40424E"/>
                <w:spacing w:val="2"/>
                <w:sz w:val="24"/>
                <w:szCs w:val="24"/>
              </w:rPr>
            </w:pPr>
            <w:hyperlink r:id="rId32" w:tgtFrame="_blank" w:history="1">
              <w:proofErr w:type="spellStart"/>
              <w:r w:rsidR="00CA7811" w:rsidRPr="004A5736">
                <w:rPr>
                  <w:rFonts w:ascii="Times New Roman" w:eastAsia="Times New Roman" w:hAnsi="Times New Roman" w:cs="Times New Roman"/>
                  <w:color w:val="0000FF"/>
                  <w:spacing w:val="2"/>
                  <w:sz w:val="24"/>
                  <w:szCs w:val="24"/>
                  <w:u w:val="single"/>
                </w:rPr>
                <w:t>containsAll</w:t>
              </w:r>
              <w:proofErr w:type="spellEnd"/>
              <w:r w:rsidR="00CA7811" w:rsidRPr="004A5736">
                <w:rPr>
                  <w:rFonts w:ascii="Times New Roman" w:eastAsia="Times New Roman" w:hAnsi="Times New Roman" w:cs="Times New Roman"/>
                  <w:color w:val="0000FF"/>
                  <w:spacing w:val="2"/>
                  <w:sz w:val="24"/>
                  <w:szCs w:val="24"/>
                  <w:u w:val="single"/>
                </w:rPr>
                <w:t>(collection)</w:t>
              </w:r>
            </w:hyperlink>
          </w:p>
        </w:tc>
        <w:tc>
          <w:tcPr>
            <w:tcW w:w="7217" w:type="dxa"/>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CA7811" w:rsidP="00BF193F">
            <w:pPr>
              <w:spacing w:after="0" w:line="240" w:lineRule="auto"/>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This method is used to check whether the set contains all the elements present in the given collection or not. This method returns true if the set contains all the elements and returns false if any of the elements are missing.</w:t>
            </w:r>
          </w:p>
        </w:tc>
      </w:tr>
      <w:tr w:rsidR="00CA7811" w:rsidRPr="004A5736" w:rsidTr="00BF193F">
        <w:tc>
          <w:tcPr>
            <w:tcW w:w="0" w:type="auto"/>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CA7811" w:rsidP="00BF193F">
            <w:pPr>
              <w:spacing w:after="0" w:line="240" w:lineRule="auto"/>
              <w:rPr>
                <w:rFonts w:ascii="Times New Roman" w:eastAsia="Times New Roman" w:hAnsi="Times New Roman" w:cs="Times New Roman"/>
                <w:b/>
                <w:bCs/>
                <w:color w:val="40424E"/>
                <w:spacing w:val="2"/>
                <w:sz w:val="24"/>
                <w:szCs w:val="24"/>
              </w:rPr>
            </w:pPr>
            <w:proofErr w:type="spellStart"/>
            <w:r w:rsidRPr="004A5736">
              <w:rPr>
                <w:rStyle w:val="Hyperlink"/>
                <w:rFonts w:ascii="Times New Roman" w:eastAsia="Times New Roman" w:hAnsi="Times New Roman" w:cs="Times New Roman"/>
                <w:b/>
                <w:bCs/>
                <w:spacing w:val="2"/>
                <w:sz w:val="24"/>
                <w:szCs w:val="24"/>
              </w:rPr>
              <w:t>ha</w:t>
            </w:r>
            <w:hyperlink r:id="rId33" w:tgtFrame="_blank" w:history="1">
              <w:r w:rsidRPr="004A5736">
                <w:rPr>
                  <w:rStyle w:val="Hyperlink"/>
                  <w:rFonts w:ascii="Times New Roman" w:eastAsia="Times New Roman" w:hAnsi="Times New Roman" w:cs="Times New Roman"/>
                  <w:b/>
                  <w:bCs/>
                  <w:spacing w:val="2"/>
                  <w:sz w:val="24"/>
                  <w:szCs w:val="24"/>
                </w:rPr>
                <w:t>shCode</w:t>
              </w:r>
              <w:proofErr w:type="spellEnd"/>
              <w:r w:rsidRPr="004A5736">
                <w:rPr>
                  <w:rStyle w:val="Hyperlink"/>
                  <w:rFonts w:ascii="Times New Roman" w:eastAsia="Times New Roman" w:hAnsi="Times New Roman" w:cs="Times New Roman"/>
                  <w:b/>
                  <w:bCs/>
                  <w:spacing w:val="2"/>
                  <w:sz w:val="24"/>
                  <w:szCs w:val="24"/>
                </w:rPr>
                <w:t>()</w:t>
              </w:r>
            </w:hyperlink>
          </w:p>
        </w:tc>
        <w:tc>
          <w:tcPr>
            <w:tcW w:w="7217" w:type="dxa"/>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CA7811" w:rsidP="00BF193F">
            <w:pPr>
              <w:spacing w:after="0" w:line="240" w:lineRule="auto"/>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 xml:space="preserve">This method is used to get the </w:t>
            </w:r>
            <w:proofErr w:type="spellStart"/>
            <w:r w:rsidRPr="004A5736">
              <w:rPr>
                <w:rFonts w:ascii="Times New Roman" w:eastAsia="Times New Roman" w:hAnsi="Times New Roman" w:cs="Times New Roman"/>
                <w:color w:val="40424E"/>
                <w:spacing w:val="2"/>
                <w:sz w:val="24"/>
                <w:szCs w:val="24"/>
              </w:rPr>
              <w:t>hashCode</w:t>
            </w:r>
            <w:proofErr w:type="spellEnd"/>
            <w:r w:rsidRPr="004A5736">
              <w:rPr>
                <w:rFonts w:ascii="Times New Roman" w:eastAsia="Times New Roman" w:hAnsi="Times New Roman" w:cs="Times New Roman"/>
                <w:color w:val="40424E"/>
                <w:spacing w:val="2"/>
                <w:sz w:val="24"/>
                <w:szCs w:val="24"/>
              </w:rPr>
              <w:t xml:space="preserve"> value for this instance of the Set. It returns an integer value which is the </w:t>
            </w:r>
            <w:proofErr w:type="spellStart"/>
            <w:r w:rsidRPr="004A5736">
              <w:rPr>
                <w:rFonts w:ascii="Times New Roman" w:eastAsia="Times New Roman" w:hAnsi="Times New Roman" w:cs="Times New Roman"/>
                <w:color w:val="40424E"/>
                <w:spacing w:val="2"/>
                <w:sz w:val="24"/>
                <w:szCs w:val="24"/>
              </w:rPr>
              <w:t>hashCode</w:t>
            </w:r>
            <w:proofErr w:type="spellEnd"/>
            <w:r w:rsidRPr="004A5736">
              <w:rPr>
                <w:rFonts w:ascii="Times New Roman" w:eastAsia="Times New Roman" w:hAnsi="Times New Roman" w:cs="Times New Roman"/>
                <w:color w:val="40424E"/>
                <w:spacing w:val="2"/>
                <w:sz w:val="24"/>
                <w:szCs w:val="24"/>
              </w:rPr>
              <w:t xml:space="preserve"> value for this instance of the Set.</w:t>
            </w:r>
          </w:p>
        </w:tc>
      </w:tr>
      <w:tr w:rsidR="00CA7811" w:rsidRPr="004A5736" w:rsidTr="00BF193F">
        <w:tc>
          <w:tcPr>
            <w:tcW w:w="0" w:type="auto"/>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CA7811" w:rsidP="00BF193F">
            <w:pPr>
              <w:spacing w:after="0" w:line="240" w:lineRule="auto"/>
              <w:rPr>
                <w:rFonts w:ascii="Times New Roman" w:eastAsia="Times New Roman" w:hAnsi="Times New Roman" w:cs="Times New Roman"/>
                <w:b/>
                <w:bCs/>
                <w:color w:val="40424E"/>
                <w:spacing w:val="2"/>
                <w:sz w:val="24"/>
                <w:szCs w:val="24"/>
              </w:rPr>
            </w:pPr>
            <w:proofErr w:type="spellStart"/>
            <w:r w:rsidRPr="004A5736">
              <w:rPr>
                <w:rFonts w:ascii="Times New Roman" w:eastAsia="Times New Roman" w:hAnsi="Times New Roman" w:cs="Times New Roman"/>
                <w:b/>
                <w:bCs/>
                <w:color w:val="40424E"/>
                <w:spacing w:val="2"/>
                <w:sz w:val="24"/>
                <w:szCs w:val="24"/>
              </w:rPr>
              <w:t>isEmpty</w:t>
            </w:r>
            <w:proofErr w:type="spellEnd"/>
            <w:r w:rsidRPr="004A5736">
              <w:rPr>
                <w:rFonts w:ascii="Times New Roman" w:eastAsia="Times New Roman" w:hAnsi="Times New Roman" w:cs="Times New Roman"/>
                <w:b/>
                <w:bCs/>
                <w:color w:val="40424E"/>
                <w:spacing w:val="2"/>
                <w:sz w:val="24"/>
                <w:szCs w:val="24"/>
              </w:rPr>
              <w:t>()</w:t>
            </w:r>
          </w:p>
        </w:tc>
        <w:tc>
          <w:tcPr>
            <w:tcW w:w="7217" w:type="dxa"/>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CA7811" w:rsidP="00BF193F">
            <w:pPr>
              <w:spacing w:after="0" w:line="240" w:lineRule="auto"/>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This method is used to check whether the set is empty or not.</w:t>
            </w:r>
          </w:p>
        </w:tc>
      </w:tr>
      <w:tr w:rsidR="00CA7811" w:rsidRPr="004A5736" w:rsidTr="00BF193F">
        <w:tc>
          <w:tcPr>
            <w:tcW w:w="0" w:type="auto"/>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012E4D" w:rsidP="00BF193F">
            <w:pPr>
              <w:spacing w:after="0" w:line="240" w:lineRule="auto"/>
              <w:rPr>
                <w:rFonts w:ascii="Times New Roman" w:eastAsia="Times New Roman" w:hAnsi="Times New Roman" w:cs="Times New Roman"/>
                <w:b/>
                <w:bCs/>
                <w:color w:val="40424E"/>
                <w:spacing w:val="2"/>
                <w:sz w:val="24"/>
                <w:szCs w:val="24"/>
              </w:rPr>
            </w:pPr>
            <w:hyperlink r:id="rId34" w:tgtFrame="_blank" w:history="1">
              <w:r w:rsidR="00CA7811" w:rsidRPr="004A5736">
                <w:rPr>
                  <w:rStyle w:val="Hyperlink"/>
                  <w:rFonts w:ascii="Times New Roman" w:eastAsia="Times New Roman" w:hAnsi="Times New Roman" w:cs="Times New Roman"/>
                  <w:b/>
                  <w:bCs/>
                  <w:spacing w:val="2"/>
                  <w:sz w:val="24"/>
                  <w:szCs w:val="24"/>
                </w:rPr>
                <w:t>iterator()</w:t>
              </w:r>
            </w:hyperlink>
          </w:p>
        </w:tc>
        <w:tc>
          <w:tcPr>
            <w:tcW w:w="7217" w:type="dxa"/>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CA7811" w:rsidP="00BF193F">
            <w:pPr>
              <w:spacing w:after="0" w:line="240" w:lineRule="auto"/>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This method is used to return the </w:t>
            </w:r>
            <w:hyperlink r:id="rId35" w:history="1">
              <w:r w:rsidRPr="004A5736">
                <w:rPr>
                  <w:rStyle w:val="Hyperlink"/>
                  <w:rFonts w:ascii="Times New Roman" w:eastAsia="Times New Roman" w:hAnsi="Times New Roman" w:cs="Times New Roman"/>
                  <w:spacing w:val="2"/>
                  <w:sz w:val="24"/>
                  <w:szCs w:val="24"/>
                </w:rPr>
                <w:t>iterator</w:t>
              </w:r>
            </w:hyperlink>
            <w:r w:rsidRPr="004A5736">
              <w:rPr>
                <w:rFonts w:ascii="Times New Roman" w:eastAsia="Times New Roman" w:hAnsi="Times New Roman" w:cs="Times New Roman"/>
                <w:color w:val="40424E"/>
                <w:spacing w:val="2"/>
                <w:sz w:val="24"/>
                <w:szCs w:val="24"/>
              </w:rPr>
              <w:t> of the set. The elements from the set are returned in a random order.</w:t>
            </w:r>
          </w:p>
        </w:tc>
      </w:tr>
      <w:tr w:rsidR="00CA7811" w:rsidRPr="004A5736" w:rsidTr="00BF193F">
        <w:tc>
          <w:tcPr>
            <w:tcW w:w="0" w:type="auto"/>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012E4D" w:rsidP="00BF193F">
            <w:pPr>
              <w:spacing w:after="0" w:line="240" w:lineRule="auto"/>
              <w:rPr>
                <w:rFonts w:ascii="Times New Roman" w:eastAsia="Times New Roman" w:hAnsi="Times New Roman" w:cs="Times New Roman"/>
                <w:b/>
                <w:bCs/>
                <w:color w:val="40424E"/>
                <w:spacing w:val="2"/>
                <w:sz w:val="24"/>
                <w:szCs w:val="24"/>
              </w:rPr>
            </w:pPr>
            <w:hyperlink r:id="rId36" w:tgtFrame="_blank" w:history="1">
              <w:r w:rsidR="00CA7811" w:rsidRPr="004A5736">
                <w:rPr>
                  <w:rStyle w:val="Hyperlink"/>
                  <w:rFonts w:ascii="Times New Roman" w:eastAsia="Times New Roman" w:hAnsi="Times New Roman" w:cs="Times New Roman"/>
                  <w:b/>
                  <w:bCs/>
                  <w:spacing w:val="2"/>
                  <w:sz w:val="24"/>
                  <w:szCs w:val="24"/>
                </w:rPr>
                <w:t>remove(element)</w:t>
              </w:r>
            </w:hyperlink>
          </w:p>
        </w:tc>
        <w:tc>
          <w:tcPr>
            <w:tcW w:w="7217" w:type="dxa"/>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CA7811" w:rsidP="00BF193F">
            <w:pPr>
              <w:spacing w:after="0" w:line="240" w:lineRule="auto"/>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This method is used to remove the given element from the set. This method returns True if the specified element is present in the Set otherwise it returns False.</w:t>
            </w:r>
          </w:p>
        </w:tc>
      </w:tr>
      <w:tr w:rsidR="00CA7811" w:rsidRPr="004A5736" w:rsidTr="00BF193F">
        <w:tc>
          <w:tcPr>
            <w:tcW w:w="0" w:type="auto"/>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012E4D" w:rsidP="00BF193F">
            <w:pPr>
              <w:spacing w:after="0" w:line="240" w:lineRule="auto"/>
              <w:rPr>
                <w:rFonts w:ascii="Times New Roman" w:eastAsia="Times New Roman" w:hAnsi="Times New Roman" w:cs="Times New Roman"/>
                <w:b/>
                <w:bCs/>
                <w:color w:val="40424E"/>
                <w:spacing w:val="2"/>
                <w:sz w:val="24"/>
                <w:szCs w:val="24"/>
              </w:rPr>
            </w:pPr>
            <w:hyperlink r:id="rId37" w:tgtFrame="_blank" w:history="1">
              <w:proofErr w:type="spellStart"/>
              <w:r w:rsidR="00CA7811" w:rsidRPr="004A5736">
                <w:rPr>
                  <w:rStyle w:val="Hyperlink"/>
                  <w:rFonts w:ascii="Times New Roman" w:eastAsia="Times New Roman" w:hAnsi="Times New Roman" w:cs="Times New Roman"/>
                  <w:b/>
                  <w:bCs/>
                  <w:spacing w:val="2"/>
                  <w:sz w:val="24"/>
                  <w:szCs w:val="24"/>
                </w:rPr>
                <w:t>removeAll</w:t>
              </w:r>
              <w:proofErr w:type="spellEnd"/>
              <w:r w:rsidR="00CA7811" w:rsidRPr="004A5736">
                <w:rPr>
                  <w:rStyle w:val="Hyperlink"/>
                  <w:rFonts w:ascii="Times New Roman" w:eastAsia="Times New Roman" w:hAnsi="Times New Roman" w:cs="Times New Roman"/>
                  <w:b/>
                  <w:bCs/>
                  <w:spacing w:val="2"/>
                  <w:sz w:val="24"/>
                  <w:szCs w:val="24"/>
                </w:rPr>
                <w:t>(collection)</w:t>
              </w:r>
            </w:hyperlink>
          </w:p>
        </w:tc>
        <w:tc>
          <w:tcPr>
            <w:tcW w:w="7217" w:type="dxa"/>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CA7811" w:rsidP="00BF193F">
            <w:pPr>
              <w:spacing w:after="0" w:line="240" w:lineRule="auto"/>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This method is used to remove all the elements from the collection which are present in the set. This method returns true if this set changed as a result of the call.</w:t>
            </w:r>
          </w:p>
        </w:tc>
      </w:tr>
      <w:tr w:rsidR="00CA7811" w:rsidRPr="004A5736" w:rsidTr="00BF193F">
        <w:tc>
          <w:tcPr>
            <w:tcW w:w="0" w:type="auto"/>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012E4D" w:rsidP="00BF193F">
            <w:pPr>
              <w:spacing w:after="0" w:line="240" w:lineRule="auto"/>
              <w:rPr>
                <w:rFonts w:ascii="Times New Roman" w:eastAsia="Times New Roman" w:hAnsi="Times New Roman" w:cs="Times New Roman"/>
                <w:b/>
                <w:bCs/>
                <w:color w:val="40424E"/>
                <w:spacing w:val="2"/>
                <w:sz w:val="24"/>
                <w:szCs w:val="24"/>
              </w:rPr>
            </w:pPr>
            <w:hyperlink r:id="rId38" w:tgtFrame="_blank" w:history="1">
              <w:proofErr w:type="spellStart"/>
              <w:r w:rsidR="00CA7811" w:rsidRPr="004A5736">
                <w:rPr>
                  <w:rStyle w:val="Hyperlink"/>
                  <w:rFonts w:ascii="Times New Roman" w:eastAsia="Times New Roman" w:hAnsi="Times New Roman" w:cs="Times New Roman"/>
                  <w:b/>
                  <w:bCs/>
                  <w:spacing w:val="2"/>
                  <w:sz w:val="24"/>
                  <w:szCs w:val="24"/>
                </w:rPr>
                <w:t>retainAll</w:t>
              </w:r>
              <w:proofErr w:type="spellEnd"/>
              <w:r w:rsidR="00CA7811" w:rsidRPr="004A5736">
                <w:rPr>
                  <w:rStyle w:val="Hyperlink"/>
                  <w:rFonts w:ascii="Times New Roman" w:eastAsia="Times New Roman" w:hAnsi="Times New Roman" w:cs="Times New Roman"/>
                  <w:b/>
                  <w:bCs/>
                  <w:spacing w:val="2"/>
                  <w:sz w:val="24"/>
                  <w:szCs w:val="24"/>
                </w:rPr>
                <w:t>(collection)</w:t>
              </w:r>
            </w:hyperlink>
          </w:p>
        </w:tc>
        <w:tc>
          <w:tcPr>
            <w:tcW w:w="7217" w:type="dxa"/>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CA7811" w:rsidP="00BF193F">
            <w:pPr>
              <w:spacing w:after="0" w:line="240" w:lineRule="auto"/>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This method is used to retain all the elements from the set which are mentioned in the given collection. This method returns true if this set changed as a result of the call.</w:t>
            </w:r>
          </w:p>
        </w:tc>
      </w:tr>
      <w:tr w:rsidR="00CA7811" w:rsidRPr="004A5736" w:rsidTr="00BF193F">
        <w:tc>
          <w:tcPr>
            <w:tcW w:w="0" w:type="auto"/>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012E4D" w:rsidP="00BF193F">
            <w:pPr>
              <w:spacing w:after="0" w:line="240" w:lineRule="auto"/>
              <w:rPr>
                <w:rFonts w:ascii="Times New Roman" w:eastAsia="Times New Roman" w:hAnsi="Times New Roman" w:cs="Times New Roman"/>
                <w:b/>
                <w:bCs/>
                <w:color w:val="40424E"/>
                <w:spacing w:val="2"/>
                <w:sz w:val="24"/>
                <w:szCs w:val="24"/>
              </w:rPr>
            </w:pPr>
            <w:hyperlink r:id="rId39" w:tgtFrame="_blank" w:history="1">
              <w:r w:rsidR="00CA7811" w:rsidRPr="004A5736">
                <w:rPr>
                  <w:rStyle w:val="Hyperlink"/>
                  <w:rFonts w:ascii="Times New Roman" w:eastAsia="Times New Roman" w:hAnsi="Times New Roman" w:cs="Times New Roman"/>
                  <w:b/>
                  <w:bCs/>
                  <w:spacing w:val="2"/>
                  <w:sz w:val="24"/>
                  <w:szCs w:val="24"/>
                </w:rPr>
                <w:t>size()</w:t>
              </w:r>
            </w:hyperlink>
          </w:p>
        </w:tc>
        <w:tc>
          <w:tcPr>
            <w:tcW w:w="7217" w:type="dxa"/>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CA7811" w:rsidP="00BF193F">
            <w:pPr>
              <w:spacing w:after="0" w:line="240" w:lineRule="auto"/>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This method is used to get the size of the set. This returns an integer value which signifies the number of elements.</w:t>
            </w:r>
          </w:p>
        </w:tc>
      </w:tr>
      <w:tr w:rsidR="00CA7811" w:rsidRPr="004A5736" w:rsidTr="00BF193F">
        <w:tc>
          <w:tcPr>
            <w:tcW w:w="0" w:type="auto"/>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012E4D" w:rsidP="00BF193F">
            <w:pPr>
              <w:spacing w:after="0" w:line="240" w:lineRule="auto"/>
              <w:rPr>
                <w:rFonts w:ascii="Times New Roman" w:eastAsia="Times New Roman" w:hAnsi="Times New Roman" w:cs="Times New Roman"/>
                <w:b/>
                <w:bCs/>
                <w:color w:val="40424E"/>
                <w:spacing w:val="2"/>
                <w:sz w:val="24"/>
                <w:szCs w:val="24"/>
              </w:rPr>
            </w:pPr>
            <w:hyperlink r:id="rId40" w:tgtFrame="_blank" w:history="1">
              <w:proofErr w:type="spellStart"/>
              <w:r w:rsidR="00CA7811" w:rsidRPr="004A5736">
                <w:rPr>
                  <w:rStyle w:val="Hyperlink"/>
                  <w:rFonts w:ascii="Times New Roman" w:eastAsia="Times New Roman" w:hAnsi="Times New Roman" w:cs="Times New Roman"/>
                  <w:b/>
                  <w:bCs/>
                  <w:spacing w:val="2"/>
                  <w:sz w:val="24"/>
                  <w:szCs w:val="24"/>
                </w:rPr>
                <w:t>toArray</w:t>
              </w:r>
              <w:proofErr w:type="spellEnd"/>
              <w:r w:rsidR="00CA7811" w:rsidRPr="004A5736">
                <w:rPr>
                  <w:rStyle w:val="Hyperlink"/>
                  <w:rFonts w:ascii="Times New Roman" w:eastAsia="Times New Roman" w:hAnsi="Times New Roman" w:cs="Times New Roman"/>
                  <w:b/>
                  <w:bCs/>
                  <w:spacing w:val="2"/>
                  <w:sz w:val="24"/>
                  <w:szCs w:val="24"/>
                </w:rPr>
                <w:t>()</w:t>
              </w:r>
            </w:hyperlink>
          </w:p>
        </w:tc>
        <w:tc>
          <w:tcPr>
            <w:tcW w:w="7217" w:type="dxa"/>
            <w:tcBorders>
              <w:top w:val="single" w:sz="6" w:space="0" w:color="5FB962"/>
              <w:left w:val="single" w:sz="6" w:space="0" w:color="5FB962"/>
              <w:bottom w:val="single" w:sz="6" w:space="0" w:color="5FB962"/>
              <w:right w:val="single" w:sz="6" w:space="0" w:color="5FB962"/>
            </w:tcBorders>
            <w:shd w:val="clear" w:color="auto" w:fill="FFFFFF"/>
            <w:tcMar>
              <w:top w:w="190" w:type="dxa"/>
              <w:left w:w="136" w:type="dxa"/>
              <w:bottom w:w="190" w:type="dxa"/>
              <w:right w:w="136" w:type="dxa"/>
            </w:tcMar>
            <w:vAlign w:val="bottom"/>
            <w:hideMark/>
          </w:tcPr>
          <w:p w:rsidR="00CA7811" w:rsidRPr="004A5736" w:rsidRDefault="00CA7811" w:rsidP="00BF193F">
            <w:pPr>
              <w:spacing w:after="0" w:line="240" w:lineRule="auto"/>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This method is used to form an array of the same elements as that of the Set.</w:t>
            </w:r>
          </w:p>
        </w:tc>
      </w:tr>
    </w:tbl>
    <w:p w:rsidR="00CA7811" w:rsidRPr="004A5736" w:rsidRDefault="00CA7811" w:rsidP="00CA7811">
      <w:pPr>
        <w:spacing w:line="240" w:lineRule="auto"/>
        <w:rPr>
          <w:rFonts w:ascii="Times New Roman" w:hAnsi="Times New Roman" w:cs="Times New Roman"/>
          <w:sz w:val="24"/>
          <w:szCs w:val="24"/>
        </w:rPr>
      </w:pPr>
    </w:p>
    <w:p w:rsidR="00CA7811" w:rsidRPr="004A5736" w:rsidRDefault="00CA7811" w:rsidP="00CA7811">
      <w:pPr>
        <w:pStyle w:val="Heading2"/>
        <w:shd w:val="clear" w:color="auto" w:fill="FFFFFF"/>
        <w:spacing w:before="230" w:beforeAutospacing="0" w:after="230" w:afterAutospacing="0"/>
        <w:rPr>
          <w:ins w:id="421" w:author="Unknown"/>
          <w:color w:val="000000"/>
          <w:sz w:val="24"/>
          <w:szCs w:val="24"/>
        </w:rPr>
      </w:pPr>
      <w:ins w:id="422" w:author="Unknown">
        <w:r w:rsidRPr="004A5736">
          <w:rPr>
            <w:color w:val="000000"/>
            <w:sz w:val="24"/>
            <w:szCs w:val="24"/>
          </w:rPr>
          <w:t>Hierarchy of Set Interface in Java</w:t>
        </w:r>
      </w:ins>
    </w:p>
    <w:p w:rsidR="00CA7811" w:rsidRPr="004A5736" w:rsidRDefault="00CA7811" w:rsidP="00CA7811">
      <w:pPr>
        <w:pStyle w:val="NormalWeb"/>
        <w:shd w:val="clear" w:color="auto" w:fill="FFFFFF"/>
        <w:spacing w:before="0" w:beforeAutospacing="0" w:after="144" w:afterAutospacing="0"/>
        <w:rPr>
          <w:ins w:id="423" w:author="Unknown"/>
          <w:color w:val="000000"/>
        </w:rPr>
      </w:pPr>
      <w:ins w:id="424" w:author="Unknown">
        <w:r w:rsidRPr="004A5736">
          <w:rPr>
            <w:color w:val="000000"/>
          </w:rPr>
          <w:t xml:space="preserve">Java Set interface extends </w:t>
        </w:r>
        <w:proofErr w:type="spellStart"/>
        <w:r w:rsidRPr="004A5736">
          <w:rPr>
            <w:color w:val="000000"/>
          </w:rPr>
          <w:t>java.util.collection</w:t>
        </w:r>
        <w:proofErr w:type="spellEnd"/>
        <w:r w:rsidRPr="004A5736">
          <w:rPr>
            <w:color w:val="000000"/>
          </w:rPr>
          <w:t xml:space="preserve"> interface. The </w:t>
        </w:r>
        <w:proofErr w:type="spellStart"/>
        <w:r w:rsidRPr="004A5736">
          <w:rPr>
            <w:color w:val="000000"/>
          </w:rPr>
          <w:t>java.util.SortedSet</w:t>
        </w:r>
        <w:proofErr w:type="spellEnd"/>
        <w:r w:rsidRPr="004A5736">
          <w:rPr>
            <w:color w:val="000000"/>
          </w:rPr>
          <w:t xml:space="preserve"> interface extends the Set interface to provide the sorted set of elements.</w:t>
        </w:r>
      </w:ins>
    </w:p>
    <w:p w:rsidR="00CA7811" w:rsidRPr="004A5736" w:rsidRDefault="00CA7811" w:rsidP="00CA7811">
      <w:pPr>
        <w:pStyle w:val="NormalWeb"/>
        <w:shd w:val="clear" w:color="auto" w:fill="FFFFFF"/>
        <w:spacing w:before="0" w:beforeAutospacing="0" w:after="144" w:afterAutospacing="0"/>
        <w:rPr>
          <w:ins w:id="425" w:author="Unknown"/>
          <w:color w:val="000000"/>
        </w:rPr>
      </w:pPr>
      <w:ins w:id="426" w:author="Unknown">
        <w:r w:rsidRPr="004A5736">
          <w:rPr>
            <w:color w:val="000000"/>
          </w:rPr>
          <w:t xml:space="preserve">Three classes such as </w:t>
        </w:r>
        <w:proofErr w:type="spellStart"/>
        <w:r w:rsidRPr="004A5736">
          <w:rPr>
            <w:color w:val="000000"/>
          </w:rPr>
          <w:t>HashSet</w:t>
        </w:r>
        <w:proofErr w:type="spellEnd"/>
        <w:r w:rsidRPr="004A5736">
          <w:rPr>
            <w:color w:val="000000"/>
          </w:rPr>
          <w:t xml:space="preserve">, </w:t>
        </w:r>
        <w:proofErr w:type="spellStart"/>
        <w:r w:rsidRPr="004A5736">
          <w:rPr>
            <w:color w:val="000000"/>
          </w:rPr>
          <w:t>LinkedHashSet</w:t>
        </w:r>
        <w:proofErr w:type="spellEnd"/>
        <w:r w:rsidRPr="004A5736">
          <w:rPr>
            <w:color w:val="000000"/>
          </w:rPr>
          <w:t xml:space="preserve">, and </w:t>
        </w:r>
        <w:proofErr w:type="spellStart"/>
        <w:r w:rsidRPr="004A5736">
          <w:rPr>
            <w:color w:val="000000"/>
          </w:rPr>
          <w:t>TreeSet</w:t>
        </w:r>
        <w:proofErr w:type="spellEnd"/>
        <w:r w:rsidRPr="004A5736">
          <w:rPr>
            <w:color w:val="000000"/>
          </w:rPr>
          <w:t xml:space="preserve"> implement set interface.</w:t>
        </w:r>
      </w:ins>
    </w:p>
    <w:p w:rsidR="00CA7811" w:rsidRPr="004A5736" w:rsidRDefault="00CA7811" w:rsidP="00CA7811">
      <w:pPr>
        <w:pStyle w:val="NormalWeb"/>
        <w:shd w:val="clear" w:color="auto" w:fill="FFFFFF"/>
        <w:spacing w:before="0" w:beforeAutospacing="0" w:after="144" w:afterAutospacing="0"/>
        <w:rPr>
          <w:ins w:id="427" w:author="Unknown"/>
          <w:color w:val="000000"/>
        </w:rPr>
      </w:pPr>
      <w:proofErr w:type="spellStart"/>
      <w:ins w:id="428" w:author="Unknown">
        <w:r w:rsidRPr="004A5736">
          <w:rPr>
            <w:color w:val="000000"/>
          </w:rPr>
          <w:t>ConcurrentSkipListSet</w:t>
        </w:r>
        <w:proofErr w:type="spellEnd"/>
        <w:r w:rsidRPr="004A5736">
          <w:rPr>
            <w:color w:val="000000"/>
          </w:rPr>
          <w:t xml:space="preserve"> and </w:t>
        </w:r>
        <w:proofErr w:type="spellStart"/>
        <w:r w:rsidRPr="004A5736">
          <w:rPr>
            <w:color w:val="000000"/>
          </w:rPr>
          <w:t>EnumSet</w:t>
        </w:r>
        <w:proofErr w:type="spellEnd"/>
        <w:r w:rsidRPr="004A5736">
          <w:rPr>
            <w:color w:val="000000"/>
          </w:rPr>
          <w:t xml:space="preserve"> classes also implements set interface. The hierarchy diagram of the Set interface in Java is shown in below figure.</w:t>
        </w:r>
      </w:ins>
    </w:p>
    <w:p w:rsidR="00CA7811" w:rsidRPr="004A5736" w:rsidRDefault="00CA7811" w:rsidP="00CA7811">
      <w:pPr>
        <w:pStyle w:val="NormalWeb"/>
        <w:shd w:val="clear" w:color="auto" w:fill="FFFFFF"/>
        <w:spacing w:before="0" w:beforeAutospacing="0" w:after="0" w:afterAutospacing="0"/>
        <w:rPr>
          <w:ins w:id="429" w:author="Unknown"/>
          <w:color w:val="000000"/>
        </w:rPr>
      </w:pPr>
      <w:r w:rsidRPr="004A5736">
        <w:rPr>
          <w:noProof/>
          <w:color w:val="FF2828"/>
          <w:bdr w:val="none" w:sz="0" w:space="0" w:color="auto" w:frame="1"/>
          <w:lang w:val="en-IN" w:eastAsia="en-IN"/>
        </w:rPr>
        <w:drawing>
          <wp:inline distT="0" distB="0" distL="0" distR="0" wp14:anchorId="057ADA99" wp14:editId="5520CA71">
            <wp:extent cx="5325745" cy="3782060"/>
            <wp:effectExtent l="19050" t="0" r="8255" b="0"/>
            <wp:docPr id="154" name="Picture 154" descr="Hierarchy of set in Java">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ierarchy of set in Java">
                      <a:hlinkClick r:id="rId17"/>
                    </pic:cNvPr>
                    <pic:cNvPicPr>
                      <a:picLocks noChangeAspect="1" noChangeArrowheads="1"/>
                    </pic:cNvPicPr>
                  </pic:nvPicPr>
                  <pic:blipFill>
                    <a:blip r:embed="rId41"/>
                    <a:srcRect/>
                    <a:stretch>
                      <a:fillRect/>
                    </a:stretch>
                  </pic:blipFill>
                  <pic:spPr bwMode="auto">
                    <a:xfrm>
                      <a:off x="0" y="0"/>
                      <a:ext cx="5325745" cy="3782060"/>
                    </a:xfrm>
                    <a:prstGeom prst="rect">
                      <a:avLst/>
                    </a:prstGeom>
                    <a:noFill/>
                    <a:ln w="9525">
                      <a:noFill/>
                      <a:miter lim="800000"/>
                      <a:headEnd/>
                      <a:tailEnd/>
                    </a:ln>
                  </pic:spPr>
                </pic:pic>
              </a:graphicData>
            </a:graphic>
          </wp:inline>
        </w:drawing>
      </w:r>
    </w:p>
    <w:p w:rsidR="00CA7811" w:rsidRPr="004A5736" w:rsidRDefault="00CA7811" w:rsidP="00CA7811">
      <w:pPr>
        <w:pStyle w:val="Heading2"/>
        <w:shd w:val="clear" w:color="auto" w:fill="FFFFFF"/>
        <w:spacing w:before="230" w:beforeAutospacing="0" w:after="230" w:afterAutospacing="0"/>
        <w:rPr>
          <w:ins w:id="430" w:author="Unknown"/>
          <w:color w:val="000000"/>
          <w:sz w:val="24"/>
          <w:szCs w:val="24"/>
        </w:rPr>
      </w:pPr>
      <w:ins w:id="431" w:author="Unknown">
        <w:r w:rsidRPr="004A5736">
          <w:rPr>
            <w:color w:val="000000"/>
            <w:sz w:val="24"/>
            <w:szCs w:val="24"/>
          </w:rPr>
          <w:t>Features of Java Set</w:t>
        </w:r>
      </w:ins>
    </w:p>
    <w:p w:rsidR="00CA7811" w:rsidRPr="004A5736" w:rsidRDefault="00CA7811" w:rsidP="00CA7811">
      <w:pPr>
        <w:pStyle w:val="NormalWeb"/>
        <w:shd w:val="clear" w:color="auto" w:fill="FFFFFF"/>
        <w:spacing w:before="0" w:beforeAutospacing="0" w:after="144" w:afterAutospacing="0"/>
        <w:rPr>
          <w:ins w:id="432" w:author="Unknown"/>
          <w:color w:val="000000"/>
        </w:rPr>
      </w:pPr>
      <w:ins w:id="433" w:author="Unknown">
        <w:r w:rsidRPr="004A5736">
          <w:rPr>
            <w:color w:val="000000"/>
          </w:rPr>
          <w:t>1. Set is an unordered collection of elements. That means the order is not maintained while storing elements. While retrieving we may not get the same order as that we put elements.</w:t>
        </w:r>
      </w:ins>
    </w:p>
    <w:p w:rsidR="00CA7811" w:rsidRPr="004A5736" w:rsidRDefault="00CA7811" w:rsidP="00CA7811">
      <w:pPr>
        <w:pStyle w:val="NormalWeb"/>
        <w:shd w:val="clear" w:color="auto" w:fill="FFFFFF"/>
        <w:spacing w:before="0" w:beforeAutospacing="0" w:after="144" w:afterAutospacing="0"/>
        <w:rPr>
          <w:ins w:id="434" w:author="Unknown"/>
          <w:color w:val="000000"/>
        </w:rPr>
      </w:pPr>
      <w:ins w:id="435" w:author="Unknown">
        <w:r w:rsidRPr="004A5736">
          <w:rPr>
            <w:color w:val="000000"/>
          </w:rPr>
          <w:t>2. It is used to store a collection of elements without duplicate. That means it contains only unique elements.</w:t>
        </w:r>
      </w:ins>
    </w:p>
    <w:p w:rsidR="00CA7811" w:rsidRPr="004A5736" w:rsidRDefault="00CA7811" w:rsidP="00CA7811">
      <w:pPr>
        <w:pStyle w:val="NormalWeb"/>
        <w:shd w:val="clear" w:color="auto" w:fill="FFFFFF"/>
        <w:spacing w:before="0" w:beforeAutospacing="0" w:after="144" w:afterAutospacing="0"/>
        <w:rPr>
          <w:ins w:id="436" w:author="Unknown"/>
          <w:color w:val="000000"/>
        </w:rPr>
      </w:pPr>
      <w:ins w:id="437" w:author="Unknown">
        <w:r w:rsidRPr="004A5736">
          <w:rPr>
            <w:color w:val="000000"/>
          </w:rPr>
          <w:t>3. Java Set uses map based structure for its implementation.</w:t>
        </w:r>
      </w:ins>
    </w:p>
    <w:p w:rsidR="00CA7811" w:rsidRPr="004A5736" w:rsidRDefault="00CA7811" w:rsidP="00CA7811">
      <w:pPr>
        <w:pStyle w:val="NormalWeb"/>
        <w:shd w:val="clear" w:color="auto" w:fill="FFFFFF"/>
        <w:spacing w:before="0" w:beforeAutospacing="0" w:after="0" w:afterAutospacing="0"/>
        <w:rPr>
          <w:ins w:id="438" w:author="Unknown"/>
          <w:color w:val="000000"/>
        </w:rPr>
      </w:pPr>
      <w:ins w:id="439" w:author="Unknown">
        <w:r w:rsidRPr="004A5736">
          <w:rPr>
            <w:color w:val="000000"/>
          </w:rPr>
          <w:t>4. It can be iterated by using </w:t>
        </w:r>
        <w:r w:rsidRPr="004A5736">
          <w:rPr>
            <w:color w:val="000000"/>
          </w:rPr>
          <w:fldChar w:fldCharType="begin"/>
        </w:r>
        <w:r w:rsidRPr="004A5736">
          <w:rPr>
            <w:color w:val="000000"/>
          </w:rPr>
          <w:instrText xml:space="preserve"> HYPERLINK "https://www.scientecheasy.com/2020/09/java-iterator.html/" </w:instrText>
        </w:r>
        <w:r w:rsidRPr="004A5736">
          <w:rPr>
            <w:color w:val="000000"/>
          </w:rPr>
          <w:fldChar w:fldCharType="separate"/>
        </w:r>
        <w:r w:rsidRPr="004A5736">
          <w:rPr>
            <w:rStyle w:val="Hyperlink"/>
            <w:color w:val="FF2828"/>
            <w:bdr w:val="none" w:sz="0" w:space="0" w:color="auto" w:frame="1"/>
          </w:rPr>
          <w:t>Iterator</w:t>
        </w:r>
        <w:r w:rsidRPr="004A5736">
          <w:rPr>
            <w:color w:val="000000"/>
          </w:rPr>
          <w:fldChar w:fldCharType="end"/>
        </w:r>
        <w:r w:rsidRPr="004A5736">
          <w:rPr>
            <w:color w:val="000000"/>
          </w:rPr>
          <w:t> but cannot be iterated by using </w:t>
        </w:r>
        <w:proofErr w:type="spellStart"/>
        <w:r w:rsidRPr="004A5736">
          <w:rPr>
            <w:color w:val="000000"/>
          </w:rPr>
          <w:fldChar w:fldCharType="begin"/>
        </w:r>
        <w:r w:rsidRPr="004A5736">
          <w:rPr>
            <w:color w:val="000000"/>
          </w:rPr>
          <w:instrText xml:space="preserve"> HYPERLINK "https://www.scientecheasy.com/2020/09/listiterator-in-java.html/" </w:instrText>
        </w:r>
        <w:r w:rsidRPr="004A5736">
          <w:rPr>
            <w:color w:val="000000"/>
          </w:rPr>
          <w:fldChar w:fldCharType="separate"/>
        </w:r>
        <w:r w:rsidRPr="004A5736">
          <w:rPr>
            <w:rStyle w:val="Hyperlink"/>
            <w:color w:val="FF2828"/>
            <w:bdr w:val="none" w:sz="0" w:space="0" w:color="auto" w:frame="1"/>
          </w:rPr>
          <w:t>ListIterator</w:t>
        </w:r>
        <w:proofErr w:type="spellEnd"/>
        <w:r w:rsidRPr="004A5736">
          <w:rPr>
            <w:color w:val="000000"/>
          </w:rPr>
          <w:fldChar w:fldCharType="end"/>
        </w:r>
        <w:r w:rsidRPr="004A5736">
          <w:rPr>
            <w:color w:val="000000"/>
          </w:rPr>
          <w:t>.</w:t>
        </w:r>
      </w:ins>
    </w:p>
    <w:p w:rsidR="00CA7811" w:rsidRPr="004A5736" w:rsidRDefault="00CA7811" w:rsidP="00CA7811">
      <w:pPr>
        <w:pStyle w:val="NormalWeb"/>
        <w:shd w:val="clear" w:color="auto" w:fill="FFFFFF"/>
        <w:spacing w:before="0" w:beforeAutospacing="0" w:after="144" w:afterAutospacing="0"/>
        <w:rPr>
          <w:ins w:id="440" w:author="Unknown"/>
          <w:color w:val="000000"/>
        </w:rPr>
      </w:pPr>
      <w:ins w:id="441" w:author="Unknown">
        <w:r w:rsidRPr="004A5736">
          <w:rPr>
            <w:color w:val="000000"/>
          </w:rPr>
          <w:t>5. Most of the set implementations allow adding only one null element. Tree set does not allow to add null element.</w:t>
        </w:r>
      </w:ins>
    </w:p>
    <w:p w:rsidR="00CA7811" w:rsidRPr="004A5736" w:rsidRDefault="00CA7811" w:rsidP="00CA7811">
      <w:pPr>
        <w:pStyle w:val="NormalWeb"/>
        <w:shd w:val="clear" w:color="auto" w:fill="FFFFFF"/>
        <w:spacing w:before="0" w:beforeAutospacing="0" w:after="0" w:afterAutospacing="0"/>
        <w:rPr>
          <w:ins w:id="442" w:author="Unknown"/>
          <w:color w:val="000000"/>
        </w:rPr>
      </w:pPr>
      <w:ins w:id="443" w:author="Unknown">
        <w:r w:rsidRPr="004A5736">
          <w:rPr>
            <w:color w:val="000000"/>
          </w:rPr>
          <w:t>6. Set is not an indexed-based structure like a </w:t>
        </w:r>
        <w:r w:rsidRPr="004A5736">
          <w:rPr>
            <w:color w:val="000000"/>
          </w:rPr>
          <w:fldChar w:fldCharType="begin"/>
        </w:r>
        <w:r w:rsidRPr="004A5736">
          <w:rPr>
            <w:color w:val="000000"/>
          </w:rPr>
          <w:instrText xml:space="preserve"> HYPERLINK "https://www.scientecheasy.com/2020/09/java-list-interface.html/" </w:instrText>
        </w:r>
        <w:r w:rsidRPr="004A5736">
          <w:rPr>
            <w:color w:val="000000"/>
          </w:rPr>
          <w:fldChar w:fldCharType="separate"/>
        </w:r>
        <w:r w:rsidRPr="004A5736">
          <w:rPr>
            <w:rStyle w:val="Hyperlink"/>
            <w:color w:val="FF2828"/>
            <w:bdr w:val="none" w:sz="0" w:space="0" w:color="auto" w:frame="1"/>
          </w:rPr>
          <w:t>list in Java</w:t>
        </w:r>
        <w:r w:rsidRPr="004A5736">
          <w:rPr>
            <w:color w:val="000000"/>
          </w:rPr>
          <w:fldChar w:fldCharType="end"/>
        </w:r>
        <w:r w:rsidRPr="004A5736">
          <w:rPr>
            <w:color w:val="000000"/>
          </w:rPr>
          <w:t>. Therefore, we cannot access elements by their index position.</w:t>
        </w:r>
      </w:ins>
    </w:p>
    <w:p w:rsidR="00CA7811" w:rsidRPr="004A5736" w:rsidRDefault="00CA7811" w:rsidP="00CA7811">
      <w:pPr>
        <w:pStyle w:val="NormalWeb"/>
        <w:shd w:val="clear" w:color="auto" w:fill="FFFFFF"/>
        <w:spacing w:before="0" w:beforeAutospacing="0" w:after="144" w:afterAutospacing="0"/>
        <w:rPr>
          <w:ins w:id="444" w:author="Unknown"/>
          <w:color w:val="000000"/>
        </w:rPr>
      </w:pPr>
      <w:ins w:id="445" w:author="Unknown">
        <w:r w:rsidRPr="004A5736">
          <w:rPr>
            <w:color w:val="000000"/>
          </w:rPr>
          <w:lastRenderedPageBreak/>
          <w:t>8. It does not provide any get method like a list.</w:t>
        </w:r>
      </w:ins>
    </w:p>
    <w:p w:rsidR="00CA7811" w:rsidRPr="004A5736" w:rsidRDefault="00CA7811" w:rsidP="00CA7811">
      <w:pPr>
        <w:pStyle w:val="Heading2"/>
        <w:shd w:val="clear" w:color="auto" w:fill="FFFFFF"/>
        <w:spacing w:before="230" w:beforeAutospacing="0" w:after="230" w:afterAutospacing="0"/>
        <w:rPr>
          <w:ins w:id="446" w:author="Unknown"/>
          <w:color w:val="000000"/>
          <w:sz w:val="24"/>
          <w:szCs w:val="24"/>
        </w:rPr>
      </w:pPr>
      <w:ins w:id="447" w:author="Unknown">
        <w:r w:rsidRPr="004A5736">
          <w:rPr>
            <w:color w:val="000000"/>
            <w:sz w:val="24"/>
            <w:szCs w:val="24"/>
          </w:rPr>
          <w:t>Java Set Implementation</w:t>
        </w:r>
      </w:ins>
    </w:p>
    <w:p w:rsidR="00CA7811" w:rsidRPr="004A5736" w:rsidRDefault="00CA7811" w:rsidP="00CA7811">
      <w:pPr>
        <w:pStyle w:val="NormalWeb"/>
        <w:shd w:val="clear" w:color="auto" w:fill="FFFFFF"/>
        <w:spacing w:before="0" w:beforeAutospacing="0" w:after="0" w:afterAutospacing="0"/>
        <w:rPr>
          <w:ins w:id="448" w:author="Unknown"/>
          <w:color w:val="000000"/>
        </w:rPr>
      </w:pPr>
      <w:ins w:id="449" w:author="Unknown">
        <w:r w:rsidRPr="004A5736">
          <w:rPr>
            <w:color w:val="000000"/>
          </w:rPr>
          <w:fldChar w:fldCharType="begin"/>
        </w:r>
        <w:r w:rsidRPr="004A5736">
          <w:rPr>
            <w:color w:val="000000"/>
          </w:rPr>
          <w:instrText xml:space="preserve"> HYPERLINK "https://www.scientecheasy.com/2020/09/java-collections-framework.html/" </w:instrText>
        </w:r>
        <w:r w:rsidRPr="004A5736">
          <w:rPr>
            <w:color w:val="000000"/>
          </w:rPr>
          <w:fldChar w:fldCharType="separate"/>
        </w:r>
        <w:r w:rsidRPr="004A5736">
          <w:rPr>
            <w:rStyle w:val="Hyperlink"/>
            <w:color w:val="FF2828"/>
            <w:bdr w:val="none" w:sz="0" w:space="0" w:color="auto" w:frame="1"/>
          </w:rPr>
          <w:t>Java collections framework</w:t>
        </w:r>
        <w:r w:rsidRPr="004A5736">
          <w:rPr>
            <w:color w:val="000000"/>
          </w:rPr>
          <w:fldChar w:fldCharType="end"/>
        </w:r>
        <w:r w:rsidRPr="004A5736">
          <w:rPr>
            <w:color w:val="000000"/>
          </w:rPr>
          <w:t xml:space="preserve"> provides three general-purpose Set implementations: </w:t>
        </w:r>
        <w:proofErr w:type="spellStart"/>
        <w:r w:rsidRPr="004A5736">
          <w:rPr>
            <w:color w:val="000000"/>
          </w:rPr>
          <w:t>HashSet</w:t>
        </w:r>
        <w:proofErr w:type="spellEnd"/>
        <w:r w:rsidRPr="004A5736">
          <w:rPr>
            <w:color w:val="000000"/>
          </w:rPr>
          <w:t xml:space="preserve">, </w:t>
        </w:r>
        <w:proofErr w:type="spellStart"/>
        <w:r w:rsidRPr="004A5736">
          <w:rPr>
            <w:color w:val="000000"/>
          </w:rPr>
          <w:t>TreeSet</w:t>
        </w:r>
        <w:proofErr w:type="spellEnd"/>
        <w:r w:rsidRPr="004A5736">
          <w:rPr>
            <w:color w:val="000000"/>
          </w:rPr>
          <w:t xml:space="preserve">, and </w:t>
        </w:r>
        <w:proofErr w:type="spellStart"/>
        <w:r w:rsidRPr="004A5736">
          <w:rPr>
            <w:color w:val="000000"/>
          </w:rPr>
          <w:t>LinkedHashSet</w:t>
        </w:r>
        <w:proofErr w:type="spellEnd"/>
        <w:r w:rsidRPr="004A5736">
          <w:rPr>
            <w:color w:val="000000"/>
          </w:rPr>
          <w:t>.</w:t>
        </w:r>
      </w:ins>
    </w:p>
    <w:p w:rsidR="00CA7811" w:rsidRPr="004A5736" w:rsidRDefault="00CA7811" w:rsidP="00CA7811">
      <w:pPr>
        <w:pStyle w:val="NormalWeb"/>
        <w:shd w:val="clear" w:color="auto" w:fill="FFFFFF"/>
        <w:spacing w:before="0" w:beforeAutospacing="0" w:after="144" w:afterAutospacing="0"/>
        <w:rPr>
          <w:ins w:id="450" w:author="Unknown"/>
          <w:color w:val="000000"/>
        </w:rPr>
      </w:pPr>
      <w:proofErr w:type="spellStart"/>
      <w:ins w:id="451" w:author="Unknown">
        <w:r w:rsidRPr="004A5736">
          <w:rPr>
            <w:color w:val="000000"/>
          </w:rPr>
          <w:t>HashSet</w:t>
        </w:r>
        <w:proofErr w:type="spellEnd"/>
        <w:r w:rsidRPr="004A5736">
          <w:rPr>
            <w:color w:val="000000"/>
          </w:rPr>
          <w:t xml:space="preserve"> is a concrete class that implements set interface. It uses a hash table mechanism to store its elements. It is the best-performing implementation.</w:t>
        </w:r>
      </w:ins>
    </w:p>
    <w:p w:rsidR="00CA7811" w:rsidRPr="004A5736" w:rsidRDefault="00CA7811" w:rsidP="00CA7811">
      <w:pPr>
        <w:pStyle w:val="NormalWeb"/>
        <w:shd w:val="clear" w:color="auto" w:fill="FFFFFF"/>
        <w:spacing w:before="0" w:beforeAutospacing="0" w:after="144" w:afterAutospacing="0"/>
        <w:rPr>
          <w:ins w:id="452" w:author="Unknown"/>
          <w:color w:val="000000"/>
        </w:rPr>
      </w:pPr>
      <w:proofErr w:type="spellStart"/>
      <w:ins w:id="453" w:author="Unknown">
        <w:r w:rsidRPr="004A5736">
          <w:rPr>
            <w:color w:val="000000"/>
          </w:rPr>
          <w:t>TreeSet</w:t>
        </w:r>
        <w:proofErr w:type="spellEnd"/>
        <w:r w:rsidRPr="004A5736">
          <w:rPr>
            <w:color w:val="000000"/>
          </w:rPr>
          <w:t xml:space="preserve"> is a concrete class that implements </w:t>
        </w:r>
        <w:proofErr w:type="spellStart"/>
        <w:r w:rsidRPr="004A5736">
          <w:rPr>
            <w:color w:val="000000"/>
          </w:rPr>
          <w:t>SortedSet</w:t>
        </w:r>
        <w:proofErr w:type="spellEnd"/>
        <w:r w:rsidRPr="004A5736">
          <w:rPr>
            <w:color w:val="000000"/>
          </w:rPr>
          <w:t xml:space="preserve"> interface (a </w:t>
        </w:r>
        <w:proofErr w:type="spellStart"/>
        <w:r w:rsidRPr="004A5736">
          <w:rPr>
            <w:color w:val="000000"/>
          </w:rPr>
          <w:t>subinterface</w:t>
        </w:r>
        <w:proofErr w:type="spellEnd"/>
        <w:r w:rsidRPr="004A5736">
          <w:rPr>
            <w:color w:val="000000"/>
          </w:rPr>
          <w:t xml:space="preserve"> of set). It uses a binary search tree mechanism to store its elements. It orders its elements based on their values. It is considerably slower than </w:t>
        </w:r>
        <w:proofErr w:type="spellStart"/>
        <w:r w:rsidRPr="004A5736">
          <w:rPr>
            <w:color w:val="000000"/>
          </w:rPr>
          <w:t>HashSet</w:t>
        </w:r>
        <w:proofErr w:type="spellEnd"/>
        <w:r w:rsidRPr="004A5736">
          <w:rPr>
            <w:color w:val="000000"/>
          </w:rPr>
          <w:t>.</w:t>
        </w:r>
      </w:ins>
    </w:p>
    <w:p w:rsidR="00CA7811" w:rsidRPr="004A5736" w:rsidRDefault="00CA7811" w:rsidP="00CA7811">
      <w:pPr>
        <w:shd w:val="clear" w:color="auto" w:fill="FFFFFF"/>
        <w:spacing w:line="240" w:lineRule="auto"/>
        <w:rPr>
          <w:ins w:id="454" w:author="Unknown"/>
          <w:rFonts w:ascii="Times New Roman" w:hAnsi="Times New Roman" w:cs="Times New Roman"/>
          <w:color w:val="000000"/>
          <w:sz w:val="24"/>
          <w:szCs w:val="24"/>
        </w:rPr>
      </w:pPr>
      <w:ins w:id="455" w:author="Unknown">
        <w:r w:rsidRPr="004A5736">
          <w:rPr>
            <w:rFonts w:ascii="Times New Roman" w:hAnsi="Times New Roman" w:cs="Times New Roman"/>
            <w:color w:val="000000"/>
            <w:sz w:val="24"/>
            <w:szCs w:val="24"/>
          </w:rPr>
          <w:br/>
        </w:r>
        <w:proofErr w:type="spellStart"/>
        <w:r w:rsidRPr="004A5736">
          <w:rPr>
            <w:rFonts w:ascii="Times New Roman" w:hAnsi="Times New Roman" w:cs="Times New Roman"/>
            <w:color w:val="000000"/>
            <w:sz w:val="24"/>
            <w:szCs w:val="24"/>
          </w:rPr>
          <w:t>LinkedHashSet</w:t>
        </w:r>
        <w:proofErr w:type="spellEnd"/>
        <w:r w:rsidRPr="004A5736">
          <w:rPr>
            <w:rFonts w:ascii="Times New Roman" w:hAnsi="Times New Roman" w:cs="Times New Roman"/>
            <w:color w:val="000000"/>
            <w:sz w:val="24"/>
            <w:szCs w:val="24"/>
          </w:rPr>
          <w:t xml:space="preserve"> is a concrete class that extends </w:t>
        </w:r>
        <w:proofErr w:type="spellStart"/>
        <w:r w:rsidRPr="004A5736">
          <w:rPr>
            <w:rFonts w:ascii="Times New Roman" w:hAnsi="Times New Roman" w:cs="Times New Roman"/>
            <w:color w:val="000000"/>
            <w:sz w:val="24"/>
            <w:szCs w:val="24"/>
          </w:rPr>
          <w:t>HashSet</w:t>
        </w:r>
        <w:proofErr w:type="spellEnd"/>
        <w:r w:rsidRPr="004A5736">
          <w:rPr>
            <w:rFonts w:ascii="Times New Roman" w:hAnsi="Times New Roman" w:cs="Times New Roman"/>
            <w:color w:val="000000"/>
            <w:sz w:val="24"/>
            <w:szCs w:val="24"/>
          </w:rPr>
          <w:t xml:space="preserve"> class. It stores its elements using </w:t>
        </w:r>
        <w:r w:rsidRPr="004A5736">
          <w:rPr>
            <w:rFonts w:ascii="Times New Roman" w:hAnsi="Times New Roman" w:cs="Times New Roman"/>
            <w:color w:val="000000"/>
            <w:sz w:val="24"/>
            <w:szCs w:val="24"/>
          </w:rPr>
          <w:fldChar w:fldCharType="begin"/>
        </w:r>
        <w:r w:rsidRPr="004A5736">
          <w:rPr>
            <w:rFonts w:ascii="Times New Roman" w:hAnsi="Times New Roman" w:cs="Times New Roman"/>
            <w:color w:val="000000"/>
            <w:sz w:val="24"/>
            <w:szCs w:val="24"/>
          </w:rPr>
          <w:instrText xml:space="preserve"> HYPERLINK "https://www.scientecheasy.com/2020/12/hashtable-in-java.html/" </w:instrText>
        </w:r>
        <w:r w:rsidRPr="004A5736">
          <w:rPr>
            <w:rFonts w:ascii="Times New Roman" w:hAnsi="Times New Roman" w:cs="Times New Roman"/>
            <w:color w:val="000000"/>
            <w:sz w:val="24"/>
            <w:szCs w:val="24"/>
          </w:rPr>
          <w:fldChar w:fldCharType="separate"/>
        </w:r>
        <w:r w:rsidRPr="004A5736">
          <w:rPr>
            <w:rStyle w:val="Hyperlink"/>
            <w:rFonts w:ascii="Times New Roman" w:hAnsi="Times New Roman" w:cs="Times New Roman"/>
            <w:color w:val="FF2828"/>
            <w:sz w:val="24"/>
            <w:szCs w:val="24"/>
            <w:bdr w:val="none" w:sz="0" w:space="0" w:color="auto" w:frame="1"/>
          </w:rPr>
          <w:t>hash table mechanism</w:t>
        </w:r>
        <w:r w:rsidRPr="004A5736">
          <w:rPr>
            <w:rFonts w:ascii="Times New Roman" w:hAnsi="Times New Roman" w:cs="Times New Roman"/>
            <w:color w:val="000000"/>
            <w:sz w:val="24"/>
            <w:szCs w:val="24"/>
          </w:rPr>
          <w:fldChar w:fldCharType="end"/>
        </w:r>
        <w:r w:rsidRPr="004A5736">
          <w:rPr>
            <w:rFonts w:ascii="Times New Roman" w:hAnsi="Times New Roman" w:cs="Times New Roman"/>
            <w:color w:val="000000"/>
            <w:sz w:val="24"/>
            <w:szCs w:val="24"/>
          </w:rPr>
          <w:t> with a </w:t>
        </w:r>
        <w:r w:rsidRPr="004A5736">
          <w:rPr>
            <w:rFonts w:ascii="Times New Roman" w:hAnsi="Times New Roman" w:cs="Times New Roman"/>
            <w:color w:val="000000"/>
            <w:sz w:val="24"/>
            <w:szCs w:val="24"/>
          </w:rPr>
          <w:fldChar w:fldCharType="begin"/>
        </w:r>
        <w:r w:rsidRPr="004A5736">
          <w:rPr>
            <w:rFonts w:ascii="Times New Roman" w:hAnsi="Times New Roman" w:cs="Times New Roman"/>
            <w:color w:val="000000"/>
            <w:sz w:val="24"/>
            <w:szCs w:val="24"/>
          </w:rPr>
          <w:instrText xml:space="preserve"> HYPERLINK "https://www.scientecheasy.com/2020/09/java-linkedlist.html/" </w:instrText>
        </w:r>
        <w:r w:rsidRPr="004A5736">
          <w:rPr>
            <w:rFonts w:ascii="Times New Roman" w:hAnsi="Times New Roman" w:cs="Times New Roman"/>
            <w:color w:val="000000"/>
            <w:sz w:val="24"/>
            <w:szCs w:val="24"/>
          </w:rPr>
          <w:fldChar w:fldCharType="separate"/>
        </w:r>
        <w:r w:rsidRPr="004A5736">
          <w:rPr>
            <w:rStyle w:val="Hyperlink"/>
            <w:rFonts w:ascii="Times New Roman" w:hAnsi="Times New Roman" w:cs="Times New Roman"/>
            <w:color w:val="FF2828"/>
            <w:sz w:val="24"/>
            <w:szCs w:val="24"/>
            <w:bdr w:val="none" w:sz="0" w:space="0" w:color="auto" w:frame="1"/>
          </w:rPr>
          <w:t>linked list implementation</w:t>
        </w:r>
        <w:r w:rsidRPr="004A5736">
          <w:rPr>
            <w:rFonts w:ascii="Times New Roman" w:hAnsi="Times New Roman" w:cs="Times New Roman"/>
            <w:color w:val="000000"/>
            <w:sz w:val="24"/>
            <w:szCs w:val="24"/>
          </w:rPr>
          <w:fldChar w:fldCharType="end"/>
        </w:r>
        <w:r w:rsidRPr="004A5736">
          <w:rPr>
            <w:rFonts w:ascii="Times New Roman" w:hAnsi="Times New Roman" w:cs="Times New Roman"/>
            <w:color w:val="000000"/>
            <w:sz w:val="24"/>
            <w:szCs w:val="24"/>
          </w:rPr>
          <w:t>.</w:t>
        </w:r>
      </w:ins>
    </w:p>
    <w:p w:rsidR="00CA7811" w:rsidRPr="004A5736" w:rsidRDefault="00CA7811" w:rsidP="00CA7811">
      <w:pPr>
        <w:pStyle w:val="NormalWeb"/>
        <w:shd w:val="clear" w:color="auto" w:fill="FFFFFF"/>
        <w:spacing w:before="0" w:beforeAutospacing="0" w:after="144" w:afterAutospacing="0"/>
        <w:rPr>
          <w:ins w:id="456" w:author="Unknown"/>
          <w:color w:val="000000"/>
        </w:rPr>
      </w:pPr>
      <w:ins w:id="457" w:author="Unknown">
        <w:r w:rsidRPr="004A5736">
          <w:rPr>
            <w:color w:val="000000"/>
          </w:rPr>
          <w:t xml:space="preserve">It orders its elements based on the order in which they were inserted into the set. That is, elements in the </w:t>
        </w:r>
        <w:proofErr w:type="spellStart"/>
        <w:r w:rsidRPr="004A5736">
          <w:rPr>
            <w:color w:val="000000"/>
          </w:rPr>
          <w:t>HashSet</w:t>
        </w:r>
        <w:proofErr w:type="spellEnd"/>
        <w:r w:rsidRPr="004A5736">
          <w:rPr>
            <w:color w:val="000000"/>
          </w:rPr>
          <w:t xml:space="preserve"> are not ordered but elements in the </w:t>
        </w:r>
        <w:proofErr w:type="spellStart"/>
        <w:r w:rsidRPr="004A5736">
          <w:rPr>
            <w:color w:val="000000"/>
          </w:rPr>
          <w:t>LinkedHashSet</w:t>
        </w:r>
        <w:proofErr w:type="spellEnd"/>
        <w:r w:rsidRPr="004A5736">
          <w:rPr>
            <w:color w:val="000000"/>
          </w:rPr>
          <w:t xml:space="preserve"> can be retrieved in the order in which they were inserted into the set.</w:t>
        </w:r>
      </w:ins>
    </w:p>
    <w:p w:rsidR="00CA7811" w:rsidRPr="004A5736" w:rsidRDefault="00CA7811" w:rsidP="00CA7811">
      <w:pPr>
        <w:pStyle w:val="NormalWeb"/>
        <w:shd w:val="clear" w:color="auto" w:fill="FFFFFF"/>
        <w:spacing w:before="0" w:beforeAutospacing="0" w:after="144" w:afterAutospacing="0"/>
        <w:rPr>
          <w:ins w:id="458" w:author="Unknown"/>
          <w:color w:val="000000"/>
        </w:rPr>
      </w:pPr>
      <w:ins w:id="459" w:author="Unknown">
        <w:r w:rsidRPr="004A5736">
          <w:rPr>
            <w:color w:val="000000"/>
          </w:rPr>
          <w:t xml:space="preserve">This is the brief idea of set implementation classes. We will learn more detail about </w:t>
        </w:r>
        <w:proofErr w:type="spellStart"/>
        <w:r w:rsidRPr="004A5736">
          <w:rPr>
            <w:color w:val="000000"/>
          </w:rPr>
          <w:t>HashSet</w:t>
        </w:r>
        <w:proofErr w:type="spellEnd"/>
        <w:r w:rsidRPr="004A5736">
          <w:rPr>
            <w:color w:val="000000"/>
          </w:rPr>
          <w:t xml:space="preserve">, </w:t>
        </w:r>
        <w:proofErr w:type="spellStart"/>
        <w:r w:rsidRPr="004A5736">
          <w:rPr>
            <w:color w:val="000000"/>
          </w:rPr>
          <w:t>TreeSet</w:t>
        </w:r>
        <w:proofErr w:type="spellEnd"/>
        <w:r w:rsidRPr="004A5736">
          <w:rPr>
            <w:color w:val="000000"/>
          </w:rPr>
          <w:t xml:space="preserve">, and </w:t>
        </w:r>
        <w:proofErr w:type="spellStart"/>
        <w:r w:rsidRPr="004A5736">
          <w:rPr>
            <w:color w:val="000000"/>
          </w:rPr>
          <w:t>LinkedHashSet</w:t>
        </w:r>
        <w:proofErr w:type="spellEnd"/>
        <w:r w:rsidRPr="004A5736">
          <w:rPr>
            <w:color w:val="000000"/>
          </w:rPr>
          <w:t xml:space="preserve"> classes in further tutorials.</w:t>
        </w:r>
      </w:ins>
    </w:p>
    <w:p w:rsidR="00CA7811" w:rsidRPr="004A5736" w:rsidRDefault="00CA7811" w:rsidP="00CA7811">
      <w:pPr>
        <w:pStyle w:val="Heading2"/>
        <w:shd w:val="clear" w:color="auto" w:fill="FFFFFF"/>
        <w:spacing w:before="230" w:beforeAutospacing="0" w:after="230" w:afterAutospacing="0"/>
        <w:rPr>
          <w:ins w:id="460" w:author="Unknown"/>
          <w:color w:val="000000"/>
          <w:sz w:val="24"/>
          <w:szCs w:val="24"/>
        </w:rPr>
      </w:pPr>
      <w:ins w:id="461" w:author="Unknown">
        <w:r w:rsidRPr="004A5736">
          <w:rPr>
            <w:color w:val="000000"/>
            <w:sz w:val="24"/>
            <w:szCs w:val="24"/>
          </w:rPr>
          <w:t>Set Methods in Java</w:t>
        </w:r>
      </w:ins>
    </w:p>
    <w:p w:rsidR="00CA7811" w:rsidRPr="004A5736" w:rsidRDefault="00CA7811" w:rsidP="00CA7811">
      <w:pPr>
        <w:pStyle w:val="NormalWeb"/>
        <w:shd w:val="clear" w:color="auto" w:fill="FFFFFF"/>
        <w:spacing w:before="0" w:beforeAutospacing="0" w:after="144" w:afterAutospacing="0"/>
        <w:rPr>
          <w:ins w:id="462" w:author="Unknown"/>
          <w:color w:val="000000"/>
        </w:rPr>
      </w:pPr>
      <w:ins w:id="463" w:author="Unknown">
        <w:r w:rsidRPr="004A5736">
          <w:rPr>
            <w:color w:val="000000"/>
          </w:rPr>
          <w:t xml:space="preserve">A set interface has the following various useful methods such as add, remove, clear, size, </w:t>
        </w:r>
        <w:proofErr w:type="spellStart"/>
        <w:r w:rsidRPr="004A5736">
          <w:rPr>
            <w:color w:val="000000"/>
          </w:rPr>
          <w:t>etc</w:t>
        </w:r>
        <w:proofErr w:type="spellEnd"/>
        <w:r w:rsidRPr="004A5736">
          <w:rPr>
            <w:color w:val="000000"/>
          </w:rPr>
          <w:t xml:space="preserve"> to enhance the usage of a set interface in the collections framework. They are listed in the table:</w:t>
        </w:r>
      </w:ins>
    </w:p>
    <w:tbl>
      <w:tblPr>
        <w:tblW w:w="5000" w:type="pct"/>
        <w:tblCellSpacing w:w="15" w:type="dxa"/>
        <w:tblBorders>
          <w:top w:val="single" w:sz="4" w:space="0" w:color="auto"/>
          <w:left w:val="single" w:sz="4"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02"/>
        <w:gridCol w:w="5816"/>
      </w:tblGrid>
      <w:tr w:rsidR="00CA7811" w:rsidRPr="004A5736" w:rsidTr="00BF193F">
        <w:trPr>
          <w:tblCellSpacing w:w="15" w:type="dxa"/>
        </w:trPr>
        <w:tc>
          <w:tcPr>
            <w:tcW w:w="1747" w:type="pct"/>
            <w:tcBorders>
              <w:top w:val="single" w:sz="2" w:space="0" w:color="auto"/>
              <w:left w:val="single" w:sz="2" w:space="0" w:color="auto"/>
              <w:bottom w:val="single" w:sz="4" w:space="0" w:color="auto"/>
              <w:right w:val="single" w:sz="4" w:space="0" w:color="auto"/>
            </w:tcBorders>
            <w:shd w:val="clear" w:color="auto" w:fill="028795"/>
            <w:tcMar>
              <w:top w:w="92" w:type="dxa"/>
              <w:left w:w="92" w:type="dxa"/>
              <w:bottom w:w="92" w:type="dxa"/>
              <w:right w:w="92" w:type="dxa"/>
            </w:tcMar>
            <w:vAlign w:val="center"/>
            <w:hideMark/>
          </w:tcPr>
          <w:p w:rsidR="00CA7811" w:rsidRPr="004A5736" w:rsidRDefault="00CA7811" w:rsidP="00BF193F">
            <w:pPr>
              <w:spacing w:line="240" w:lineRule="auto"/>
              <w:jc w:val="center"/>
              <w:rPr>
                <w:rFonts w:ascii="Times New Roman" w:hAnsi="Times New Roman" w:cs="Times New Roman"/>
                <w:b/>
                <w:bCs/>
                <w:color w:val="FFFFFF"/>
                <w:sz w:val="24"/>
                <w:szCs w:val="24"/>
              </w:rPr>
            </w:pPr>
            <w:r w:rsidRPr="004A5736">
              <w:rPr>
                <w:rFonts w:ascii="Times New Roman" w:hAnsi="Times New Roman" w:cs="Times New Roman"/>
                <w:b/>
                <w:bCs/>
                <w:color w:val="FFFFFF"/>
                <w:sz w:val="24"/>
                <w:szCs w:val="24"/>
              </w:rPr>
              <w:t>Method</w:t>
            </w:r>
          </w:p>
        </w:tc>
        <w:tc>
          <w:tcPr>
            <w:tcW w:w="3195" w:type="pct"/>
            <w:tcBorders>
              <w:top w:val="single" w:sz="2" w:space="0" w:color="auto"/>
              <w:left w:val="single" w:sz="2" w:space="0" w:color="auto"/>
              <w:bottom w:val="single" w:sz="4" w:space="0" w:color="auto"/>
              <w:right w:val="single" w:sz="4" w:space="0" w:color="auto"/>
            </w:tcBorders>
            <w:shd w:val="clear" w:color="auto" w:fill="028795"/>
            <w:tcMar>
              <w:top w:w="92" w:type="dxa"/>
              <w:left w:w="92" w:type="dxa"/>
              <w:bottom w:w="92" w:type="dxa"/>
              <w:right w:w="92" w:type="dxa"/>
            </w:tcMar>
            <w:vAlign w:val="center"/>
            <w:hideMark/>
          </w:tcPr>
          <w:p w:rsidR="00CA7811" w:rsidRPr="004A5736" w:rsidRDefault="00CA7811" w:rsidP="00BF193F">
            <w:pPr>
              <w:spacing w:line="240" w:lineRule="auto"/>
              <w:jc w:val="center"/>
              <w:rPr>
                <w:rFonts w:ascii="Times New Roman" w:hAnsi="Times New Roman" w:cs="Times New Roman"/>
                <w:b/>
                <w:bCs/>
                <w:color w:val="FFFFFF"/>
                <w:sz w:val="24"/>
                <w:szCs w:val="24"/>
              </w:rPr>
            </w:pPr>
            <w:r w:rsidRPr="004A5736">
              <w:rPr>
                <w:rFonts w:ascii="Times New Roman" w:hAnsi="Times New Roman" w:cs="Times New Roman"/>
                <w:b/>
                <w:bCs/>
                <w:color w:val="FFFFFF"/>
                <w:sz w:val="24"/>
                <w:szCs w:val="24"/>
              </w:rPr>
              <w:t>Description</w:t>
            </w:r>
          </w:p>
        </w:tc>
      </w:tr>
      <w:tr w:rsidR="00CA7811" w:rsidRPr="004A5736" w:rsidTr="00BF193F">
        <w:trPr>
          <w:tblCellSpacing w:w="15" w:type="dxa"/>
        </w:trPr>
        <w:tc>
          <w:tcPr>
            <w:tcW w:w="1747" w:type="pct"/>
            <w:tcBorders>
              <w:top w:val="single" w:sz="2" w:space="0" w:color="auto"/>
              <w:left w:val="single" w:sz="2" w:space="0" w:color="auto"/>
              <w:bottom w:val="single" w:sz="4" w:space="0" w:color="auto"/>
              <w:right w:val="single" w:sz="4" w:space="0" w:color="auto"/>
            </w:tcBorders>
            <w:shd w:val="clear" w:color="auto" w:fill="DDDDDD"/>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proofErr w:type="spellStart"/>
            <w:r w:rsidRPr="004A5736">
              <w:rPr>
                <w:rFonts w:ascii="Times New Roman" w:hAnsi="Times New Roman" w:cs="Times New Roman"/>
                <w:sz w:val="24"/>
                <w:szCs w:val="24"/>
              </w:rPr>
              <w:t>boolean</w:t>
            </w:r>
            <w:proofErr w:type="spellEnd"/>
            <w:r w:rsidRPr="004A5736">
              <w:rPr>
                <w:rFonts w:ascii="Times New Roman" w:hAnsi="Times New Roman" w:cs="Times New Roman"/>
                <w:sz w:val="24"/>
                <w:szCs w:val="24"/>
              </w:rPr>
              <w:t xml:space="preserve"> add(Object o)</w:t>
            </w:r>
          </w:p>
        </w:tc>
        <w:tc>
          <w:tcPr>
            <w:tcW w:w="3195" w:type="pct"/>
            <w:tcBorders>
              <w:top w:val="single" w:sz="2" w:space="0" w:color="auto"/>
              <w:left w:val="single" w:sz="2" w:space="0" w:color="auto"/>
              <w:bottom w:val="single" w:sz="4" w:space="0" w:color="auto"/>
              <w:right w:val="single" w:sz="4" w:space="0" w:color="auto"/>
            </w:tcBorders>
            <w:shd w:val="clear" w:color="auto" w:fill="DDDDDD"/>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r w:rsidRPr="004A5736">
              <w:rPr>
                <w:rFonts w:ascii="Times New Roman" w:hAnsi="Times New Roman" w:cs="Times New Roman"/>
                <w:sz w:val="24"/>
                <w:szCs w:val="24"/>
              </w:rPr>
              <w:t>It is used to add the specified element in this set.</w:t>
            </w:r>
          </w:p>
        </w:tc>
      </w:tr>
      <w:tr w:rsidR="00CA7811" w:rsidRPr="004A5736" w:rsidTr="00BF193F">
        <w:trPr>
          <w:tblCellSpacing w:w="15" w:type="dxa"/>
        </w:trPr>
        <w:tc>
          <w:tcPr>
            <w:tcW w:w="1747" w:type="pct"/>
            <w:tcBorders>
              <w:top w:val="single" w:sz="2" w:space="0" w:color="auto"/>
              <w:left w:val="single" w:sz="2" w:space="0" w:color="auto"/>
              <w:bottom w:val="single" w:sz="4" w:space="0" w:color="auto"/>
              <w:right w:val="single" w:sz="4" w:space="0" w:color="auto"/>
            </w:tcBorders>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proofErr w:type="spellStart"/>
            <w:r w:rsidRPr="004A5736">
              <w:rPr>
                <w:rFonts w:ascii="Times New Roman" w:hAnsi="Times New Roman" w:cs="Times New Roman"/>
                <w:sz w:val="24"/>
                <w:szCs w:val="24"/>
              </w:rPr>
              <w:t>boolean</w:t>
            </w:r>
            <w:proofErr w:type="spellEnd"/>
            <w:r w:rsidRPr="004A5736">
              <w:rPr>
                <w:rFonts w:ascii="Times New Roman" w:hAnsi="Times New Roman" w:cs="Times New Roman"/>
                <w:sz w:val="24"/>
                <w:szCs w:val="24"/>
              </w:rPr>
              <w:t xml:space="preserve"> </w:t>
            </w:r>
            <w:proofErr w:type="spellStart"/>
            <w:r w:rsidRPr="004A5736">
              <w:rPr>
                <w:rFonts w:ascii="Times New Roman" w:hAnsi="Times New Roman" w:cs="Times New Roman"/>
                <w:sz w:val="24"/>
                <w:szCs w:val="24"/>
              </w:rPr>
              <w:t>addAll</w:t>
            </w:r>
            <w:proofErr w:type="spellEnd"/>
            <w:r w:rsidRPr="004A5736">
              <w:rPr>
                <w:rFonts w:ascii="Times New Roman" w:hAnsi="Times New Roman" w:cs="Times New Roman"/>
                <w:sz w:val="24"/>
                <w:szCs w:val="24"/>
              </w:rPr>
              <w:t>(Collection c)</w:t>
            </w:r>
          </w:p>
        </w:tc>
        <w:tc>
          <w:tcPr>
            <w:tcW w:w="3195" w:type="pct"/>
            <w:tcBorders>
              <w:top w:val="single" w:sz="2" w:space="0" w:color="auto"/>
              <w:left w:val="single" w:sz="2" w:space="0" w:color="auto"/>
              <w:bottom w:val="single" w:sz="4" w:space="0" w:color="auto"/>
              <w:right w:val="single" w:sz="4" w:space="0" w:color="auto"/>
            </w:tcBorders>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r w:rsidRPr="004A5736">
              <w:rPr>
                <w:rFonts w:ascii="Times New Roman" w:hAnsi="Times New Roman" w:cs="Times New Roman"/>
                <w:sz w:val="24"/>
                <w:szCs w:val="24"/>
              </w:rPr>
              <w:t>This method adds all the elements in the given collection.</w:t>
            </w:r>
          </w:p>
        </w:tc>
      </w:tr>
      <w:tr w:rsidR="00CA7811" w:rsidRPr="004A5736" w:rsidTr="00BF193F">
        <w:trPr>
          <w:tblCellSpacing w:w="15" w:type="dxa"/>
        </w:trPr>
        <w:tc>
          <w:tcPr>
            <w:tcW w:w="1747" w:type="pct"/>
            <w:tcBorders>
              <w:top w:val="single" w:sz="2" w:space="0" w:color="auto"/>
              <w:left w:val="single" w:sz="2" w:space="0" w:color="auto"/>
              <w:bottom w:val="single" w:sz="4" w:space="0" w:color="auto"/>
              <w:right w:val="single" w:sz="4" w:space="0" w:color="auto"/>
            </w:tcBorders>
            <w:shd w:val="clear" w:color="auto" w:fill="DDDDDD"/>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proofErr w:type="spellStart"/>
            <w:r w:rsidRPr="004A5736">
              <w:rPr>
                <w:rFonts w:ascii="Times New Roman" w:hAnsi="Times New Roman" w:cs="Times New Roman"/>
                <w:sz w:val="24"/>
                <w:szCs w:val="24"/>
              </w:rPr>
              <w:t>int</w:t>
            </w:r>
            <w:proofErr w:type="spellEnd"/>
            <w:r w:rsidRPr="004A5736">
              <w:rPr>
                <w:rFonts w:ascii="Times New Roman" w:hAnsi="Times New Roman" w:cs="Times New Roman"/>
                <w:sz w:val="24"/>
                <w:szCs w:val="24"/>
              </w:rPr>
              <w:t xml:space="preserve"> size()</w:t>
            </w:r>
          </w:p>
        </w:tc>
        <w:tc>
          <w:tcPr>
            <w:tcW w:w="3195" w:type="pct"/>
            <w:tcBorders>
              <w:top w:val="single" w:sz="2" w:space="0" w:color="auto"/>
              <w:left w:val="single" w:sz="2" w:space="0" w:color="auto"/>
              <w:bottom w:val="single" w:sz="4" w:space="0" w:color="auto"/>
              <w:right w:val="single" w:sz="4" w:space="0" w:color="auto"/>
            </w:tcBorders>
            <w:shd w:val="clear" w:color="auto" w:fill="DDDDDD"/>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r w:rsidRPr="004A5736">
              <w:rPr>
                <w:rFonts w:ascii="Times New Roman" w:hAnsi="Times New Roman" w:cs="Times New Roman"/>
                <w:sz w:val="24"/>
                <w:szCs w:val="24"/>
              </w:rPr>
              <w:t>It is used to get the number of elements in the set.</w:t>
            </w:r>
          </w:p>
        </w:tc>
      </w:tr>
      <w:tr w:rsidR="00CA7811" w:rsidRPr="004A5736" w:rsidTr="00BF193F">
        <w:trPr>
          <w:tblCellSpacing w:w="15" w:type="dxa"/>
        </w:trPr>
        <w:tc>
          <w:tcPr>
            <w:tcW w:w="1747" w:type="pct"/>
            <w:tcBorders>
              <w:top w:val="single" w:sz="2" w:space="0" w:color="auto"/>
              <w:left w:val="single" w:sz="2" w:space="0" w:color="auto"/>
              <w:bottom w:val="single" w:sz="4" w:space="0" w:color="auto"/>
              <w:right w:val="single" w:sz="4" w:space="0" w:color="auto"/>
            </w:tcBorders>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proofErr w:type="spellStart"/>
            <w:r w:rsidRPr="004A5736">
              <w:rPr>
                <w:rFonts w:ascii="Times New Roman" w:hAnsi="Times New Roman" w:cs="Times New Roman"/>
                <w:sz w:val="24"/>
                <w:szCs w:val="24"/>
              </w:rPr>
              <w:t>boolean</w:t>
            </w:r>
            <w:proofErr w:type="spellEnd"/>
            <w:r w:rsidRPr="004A5736">
              <w:rPr>
                <w:rFonts w:ascii="Times New Roman" w:hAnsi="Times New Roman" w:cs="Times New Roman"/>
                <w:sz w:val="24"/>
                <w:szCs w:val="24"/>
              </w:rPr>
              <w:t xml:space="preserve"> </w:t>
            </w:r>
            <w:proofErr w:type="spellStart"/>
            <w:r w:rsidRPr="004A5736">
              <w:rPr>
                <w:rFonts w:ascii="Times New Roman" w:hAnsi="Times New Roman" w:cs="Times New Roman"/>
                <w:sz w:val="24"/>
                <w:szCs w:val="24"/>
              </w:rPr>
              <w:t>isEmpty</w:t>
            </w:r>
            <w:proofErr w:type="spellEnd"/>
            <w:r w:rsidRPr="004A5736">
              <w:rPr>
                <w:rFonts w:ascii="Times New Roman" w:hAnsi="Times New Roman" w:cs="Times New Roman"/>
                <w:sz w:val="24"/>
                <w:szCs w:val="24"/>
              </w:rPr>
              <w:t>()</w:t>
            </w:r>
          </w:p>
        </w:tc>
        <w:tc>
          <w:tcPr>
            <w:tcW w:w="3195" w:type="pct"/>
            <w:tcBorders>
              <w:top w:val="single" w:sz="2" w:space="0" w:color="auto"/>
              <w:left w:val="single" w:sz="2" w:space="0" w:color="auto"/>
              <w:bottom w:val="single" w:sz="4" w:space="0" w:color="auto"/>
              <w:right w:val="single" w:sz="4" w:space="0" w:color="auto"/>
            </w:tcBorders>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r w:rsidRPr="004A5736">
              <w:rPr>
                <w:rFonts w:ascii="Times New Roman" w:hAnsi="Times New Roman" w:cs="Times New Roman"/>
                <w:sz w:val="24"/>
                <w:szCs w:val="24"/>
              </w:rPr>
              <w:t>This method checks that the set is empty or not.</w:t>
            </w:r>
          </w:p>
        </w:tc>
      </w:tr>
      <w:tr w:rsidR="00CA7811" w:rsidRPr="004A5736" w:rsidTr="00BF193F">
        <w:trPr>
          <w:tblCellSpacing w:w="15" w:type="dxa"/>
        </w:trPr>
        <w:tc>
          <w:tcPr>
            <w:tcW w:w="1747" w:type="pct"/>
            <w:tcBorders>
              <w:top w:val="single" w:sz="2" w:space="0" w:color="auto"/>
              <w:left w:val="single" w:sz="2" w:space="0" w:color="auto"/>
              <w:bottom w:val="single" w:sz="4" w:space="0" w:color="auto"/>
              <w:right w:val="single" w:sz="4" w:space="0" w:color="auto"/>
            </w:tcBorders>
            <w:shd w:val="clear" w:color="auto" w:fill="DDDDDD"/>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r w:rsidRPr="004A5736">
              <w:rPr>
                <w:rFonts w:ascii="Times New Roman" w:hAnsi="Times New Roman" w:cs="Times New Roman"/>
                <w:sz w:val="24"/>
                <w:szCs w:val="24"/>
              </w:rPr>
              <w:t>void clear()</w:t>
            </w:r>
          </w:p>
        </w:tc>
        <w:tc>
          <w:tcPr>
            <w:tcW w:w="3195" w:type="pct"/>
            <w:tcBorders>
              <w:top w:val="single" w:sz="2" w:space="0" w:color="auto"/>
              <w:left w:val="single" w:sz="2" w:space="0" w:color="auto"/>
              <w:bottom w:val="single" w:sz="4" w:space="0" w:color="auto"/>
              <w:right w:val="single" w:sz="4" w:space="0" w:color="auto"/>
            </w:tcBorders>
            <w:shd w:val="clear" w:color="auto" w:fill="DDDDDD"/>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r w:rsidRPr="004A5736">
              <w:rPr>
                <w:rFonts w:ascii="Times New Roman" w:hAnsi="Times New Roman" w:cs="Times New Roman"/>
                <w:sz w:val="24"/>
                <w:szCs w:val="24"/>
              </w:rPr>
              <w:t>It is used to remove all the elements from the set.</w:t>
            </w:r>
          </w:p>
        </w:tc>
      </w:tr>
      <w:tr w:rsidR="00CA7811" w:rsidRPr="004A5736" w:rsidTr="00BF193F">
        <w:trPr>
          <w:tblCellSpacing w:w="15" w:type="dxa"/>
        </w:trPr>
        <w:tc>
          <w:tcPr>
            <w:tcW w:w="1747" w:type="pct"/>
            <w:tcBorders>
              <w:top w:val="single" w:sz="2" w:space="0" w:color="auto"/>
              <w:left w:val="single" w:sz="2" w:space="0" w:color="auto"/>
              <w:bottom w:val="single" w:sz="4" w:space="0" w:color="auto"/>
              <w:right w:val="single" w:sz="4" w:space="0" w:color="auto"/>
            </w:tcBorders>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proofErr w:type="spellStart"/>
            <w:r w:rsidRPr="004A5736">
              <w:rPr>
                <w:rFonts w:ascii="Times New Roman" w:hAnsi="Times New Roman" w:cs="Times New Roman"/>
                <w:sz w:val="24"/>
                <w:szCs w:val="24"/>
              </w:rPr>
              <w:t>boolean</w:t>
            </w:r>
            <w:proofErr w:type="spellEnd"/>
            <w:r w:rsidRPr="004A5736">
              <w:rPr>
                <w:rFonts w:ascii="Times New Roman" w:hAnsi="Times New Roman" w:cs="Times New Roman"/>
                <w:sz w:val="24"/>
                <w:szCs w:val="24"/>
              </w:rPr>
              <w:t xml:space="preserve"> contains(Object o)</w:t>
            </w:r>
          </w:p>
        </w:tc>
        <w:tc>
          <w:tcPr>
            <w:tcW w:w="3195" w:type="pct"/>
            <w:tcBorders>
              <w:top w:val="single" w:sz="2" w:space="0" w:color="auto"/>
              <w:left w:val="single" w:sz="2" w:space="0" w:color="auto"/>
              <w:bottom w:val="single" w:sz="4" w:space="0" w:color="auto"/>
              <w:right w:val="single" w:sz="4" w:space="0" w:color="auto"/>
            </w:tcBorders>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r w:rsidRPr="004A5736">
              <w:rPr>
                <w:rFonts w:ascii="Times New Roman" w:hAnsi="Times New Roman" w:cs="Times New Roman"/>
                <w:sz w:val="24"/>
                <w:szCs w:val="24"/>
              </w:rPr>
              <w:t>This method returns true if this set contains the given element.</w:t>
            </w:r>
          </w:p>
        </w:tc>
      </w:tr>
      <w:tr w:rsidR="00CA7811" w:rsidRPr="004A5736" w:rsidTr="00BF193F">
        <w:trPr>
          <w:tblCellSpacing w:w="15" w:type="dxa"/>
        </w:trPr>
        <w:tc>
          <w:tcPr>
            <w:tcW w:w="1747" w:type="pct"/>
            <w:tcBorders>
              <w:top w:val="single" w:sz="2" w:space="0" w:color="auto"/>
              <w:left w:val="single" w:sz="2" w:space="0" w:color="auto"/>
              <w:bottom w:val="single" w:sz="4" w:space="0" w:color="auto"/>
              <w:right w:val="single" w:sz="4" w:space="0" w:color="auto"/>
            </w:tcBorders>
            <w:shd w:val="clear" w:color="auto" w:fill="DDDDDD"/>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proofErr w:type="spellStart"/>
            <w:r w:rsidRPr="004A5736">
              <w:rPr>
                <w:rFonts w:ascii="Times New Roman" w:hAnsi="Times New Roman" w:cs="Times New Roman"/>
                <w:sz w:val="24"/>
                <w:szCs w:val="24"/>
              </w:rPr>
              <w:t>boolean</w:t>
            </w:r>
            <w:proofErr w:type="spellEnd"/>
            <w:r w:rsidRPr="004A5736">
              <w:rPr>
                <w:rFonts w:ascii="Times New Roman" w:hAnsi="Times New Roman" w:cs="Times New Roman"/>
                <w:sz w:val="24"/>
                <w:szCs w:val="24"/>
              </w:rPr>
              <w:t xml:space="preserve"> </w:t>
            </w:r>
            <w:proofErr w:type="spellStart"/>
            <w:r w:rsidRPr="004A5736">
              <w:rPr>
                <w:rFonts w:ascii="Times New Roman" w:hAnsi="Times New Roman" w:cs="Times New Roman"/>
                <w:sz w:val="24"/>
                <w:szCs w:val="24"/>
              </w:rPr>
              <w:t>containsAll</w:t>
            </w:r>
            <w:proofErr w:type="spellEnd"/>
            <w:r w:rsidRPr="004A5736">
              <w:rPr>
                <w:rFonts w:ascii="Times New Roman" w:hAnsi="Times New Roman" w:cs="Times New Roman"/>
                <w:sz w:val="24"/>
                <w:szCs w:val="24"/>
              </w:rPr>
              <w:t>(Collection c)</w:t>
            </w:r>
          </w:p>
        </w:tc>
        <w:tc>
          <w:tcPr>
            <w:tcW w:w="3195" w:type="pct"/>
            <w:tcBorders>
              <w:top w:val="single" w:sz="2" w:space="0" w:color="auto"/>
              <w:left w:val="single" w:sz="2" w:space="0" w:color="auto"/>
              <w:bottom w:val="single" w:sz="4" w:space="0" w:color="auto"/>
              <w:right w:val="single" w:sz="4" w:space="0" w:color="auto"/>
            </w:tcBorders>
            <w:shd w:val="clear" w:color="auto" w:fill="DDDDDD"/>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r w:rsidRPr="004A5736">
              <w:rPr>
                <w:rFonts w:ascii="Times New Roman" w:hAnsi="Times New Roman" w:cs="Times New Roman"/>
                <w:sz w:val="24"/>
                <w:szCs w:val="24"/>
              </w:rPr>
              <w:t>This method returns true if this set contains all the elements of the given collection.</w:t>
            </w:r>
          </w:p>
        </w:tc>
      </w:tr>
      <w:tr w:rsidR="00CA7811" w:rsidRPr="004A5736" w:rsidTr="00BF193F">
        <w:trPr>
          <w:tblCellSpacing w:w="15" w:type="dxa"/>
        </w:trPr>
        <w:tc>
          <w:tcPr>
            <w:tcW w:w="1747" w:type="pct"/>
            <w:tcBorders>
              <w:top w:val="single" w:sz="2" w:space="0" w:color="auto"/>
              <w:left w:val="single" w:sz="2" w:space="0" w:color="auto"/>
              <w:bottom w:val="single" w:sz="4" w:space="0" w:color="auto"/>
              <w:right w:val="single" w:sz="4" w:space="0" w:color="auto"/>
            </w:tcBorders>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proofErr w:type="spellStart"/>
            <w:r w:rsidRPr="004A5736">
              <w:rPr>
                <w:rFonts w:ascii="Times New Roman" w:hAnsi="Times New Roman" w:cs="Times New Roman"/>
                <w:sz w:val="24"/>
                <w:szCs w:val="24"/>
              </w:rPr>
              <w:lastRenderedPageBreak/>
              <w:t>boolean</w:t>
            </w:r>
            <w:proofErr w:type="spellEnd"/>
            <w:r w:rsidRPr="004A5736">
              <w:rPr>
                <w:rFonts w:ascii="Times New Roman" w:hAnsi="Times New Roman" w:cs="Times New Roman"/>
                <w:sz w:val="24"/>
                <w:szCs w:val="24"/>
              </w:rPr>
              <w:t xml:space="preserve"> remove(Object o)</w:t>
            </w:r>
          </w:p>
        </w:tc>
        <w:tc>
          <w:tcPr>
            <w:tcW w:w="3195" w:type="pct"/>
            <w:tcBorders>
              <w:top w:val="single" w:sz="2" w:space="0" w:color="auto"/>
              <w:left w:val="single" w:sz="2" w:space="0" w:color="auto"/>
              <w:bottom w:val="single" w:sz="4" w:space="0" w:color="auto"/>
              <w:right w:val="single" w:sz="4" w:space="0" w:color="auto"/>
            </w:tcBorders>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r w:rsidRPr="004A5736">
              <w:rPr>
                <w:rFonts w:ascii="Times New Roman" w:hAnsi="Times New Roman" w:cs="Times New Roman"/>
                <w:sz w:val="24"/>
                <w:szCs w:val="24"/>
              </w:rPr>
              <w:t>It is used to remove the specified element from this set.</w:t>
            </w:r>
          </w:p>
        </w:tc>
      </w:tr>
      <w:tr w:rsidR="00CA7811" w:rsidRPr="004A5736" w:rsidTr="00BF193F">
        <w:trPr>
          <w:tblCellSpacing w:w="15" w:type="dxa"/>
        </w:trPr>
        <w:tc>
          <w:tcPr>
            <w:tcW w:w="1747" w:type="pct"/>
            <w:tcBorders>
              <w:top w:val="single" w:sz="2" w:space="0" w:color="auto"/>
              <w:left w:val="single" w:sz="2" w:space="0" w:color="auto"/>
              <w:bottom w:val="single" w:sz="4" w:space="0" w:color="auto"/>
              <w:right w:val="single" w:sz="4" w:space="0" w:color="auto"/>
            </w:tcBorders>
            <w:shd w:val="clear" w:color="auto" w:fill="DDDDDD"/>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proofErr w:type="spellStart"/>
            <w:r w:rsidRPr="004A5736">
              <w:rPr>
                <w:rFonts w:ascii="Times New Roman" w:hAnsi="Times New Roman" w:cs="Times New Roman"/>
                <w:sz w:val="24"/>
                <w:szCs w:val="24"/>
              </w:rPr>
              <w:t>boolean</w:t>
            </w:r>
            <w:proofErr w:type="spellEnd"/>
            <w:r w:rsidRPr="004A5736">
              <w:rPr>
                <w:rFonts w:ascii="Times New Roman" w:hAnsi="Times New Roman" w:cs="Times New Roman"/>
                <w:sz w:val="24"/>
                <w:szCs w:val="24"/>
              </w:rPr>
              <w:t xml:space="preserve"> </w:t>
            </w:r>
            <w:proofErr w:type="spellStart"/>
            <w:r w:rsidRPr="004A5736">
              <w:rPr>
                <w:rFonts w:ascii="Times New Roman" w:hAnsi="Times New Roman" w:cs="Times New Roman"/>
                <w:sz w:val="24"/>
                <w:szCs w:val="24"/>
              </w:rPr>
              <w:t>removeAll</w:t>
            </w:r>
            <w:proofErr w:type="spellEnd"/>
            <w:r w:rsidRPr="004A5736">
              <w:rPr>
                <w:rFonts w:ascii="Times New Roman" w:hAnsi="Times New Roman" w:cs="Times New Roman"/>
                <w:sz w:val="24"/>
                <w:szCs w:val="24"/>
              </w:rPr>
              <w:t>(Collection c)</w:t>
            </w:r>
          </w:p>
        </w:tc>
        <w:tc>
          <w:tcPr>
            <w:tcW w:w="3195" w:type="pct"/>
            <w:tcBorders>
              <w:top w:val="single" w:sz="2" w:space="0" w:color="auto"/>
              <w:left w:val="single" w:sz="2" w:space="0" w:color="auto"/>
              <w:bottom w:val="single" w:sz="4" w:space="0" w:color="auto"/>
              <w:right w:val="single" w:sz="4" w:space="0" w:color="auto"/>
            </w:tcBorders>
            <w:shd w:val="clear" w:color="auto" w:fill="DDDDDD"/>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r w:rsidRPr="004A5736">
              <w:rPr>
                <w:rFonts w:ascii="Times New Roman" w:hAnsi="Times New Roman" w:cs="Times New Roman"/>
                <w:sz w:val="24"/>
                <w:szCs w:val="24"/>
              </w:rPr>
              <w:t>It removes all the elements in the given collection from the set.</w:t>
            </w:r>
          </w:p>
        </w:tc>
      </w:tr>
      <w:tr w:rsidR="00CA7811" w:rsidRPr="004A5736" w:rsidTr="00BF193F">
        <w:trPr>
          <w:tblCellSpacing w:w="15" w:type="dxa"/>
        </w:trPr>
        <w:tc>
          <w:tcPr>
            <w:tcW w:w="1747" w:type="pct"/>
            <w:tcBorders>
              <w:top w:val="single" w:sz="2" w:space="0" w:color="auto"/>
              <w:left w:val="single" w:sz="2" w:space="0" w:color="auto"/>
              <w:bottom w:val="single" w:sz="4" w:space="0" w:color="auto"/>
              <w:right w:val="single" w:sz="4" w:space="0" w:color="auto"/>
            </w:tcBorders>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r w:rsidRPr="004A5736">
              <w:rPr>
                <w:rFonts w:ascii="Times New Roman" w:hAnsi="Times New Roman" w:cs="Times New Roman"/>
                <w:sz w:val="24"/>
                <w:szCs w:val="24"/>
              </w:rPr>
              <w:t>Iterator iterate()</w:t>
            </w:r>
          </w:p>
        </w:tc>
        <w:tc>
          <w:tcPr>
            <w:tcW w:w="3195" w:type="pct"/>
            <w:tcBorders>
              <w:top w:val="single" w:sz="2" w:space="0" w:color="auto"/>
              <w:left w:val="single" w:sz="2" w:space="0" w:color="auto"/>
              <w:bottom w:val="single" w:sz="4" w:space="0" w:color="auto"/>
              <w:right w:val="single" w:sz="4" w:space="0" w:color="auto"/>
            </w:tcBorders>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r w:rsidRPr="004A5736">
              <w:rPr>
                <w:rFonts w:ascii="Times New Roman" w:hAnsi="Times New Roman" w:cs="Times New Roman"/>
                <w:sz w:val="24"/>
                <w:szCs w:val="24"/>
              </w:rPr>
              <w:t>It returns an Iterator over the elements in this set.</w:t>
            </w:r>
          </w:p>
        </w:tc>
      </w:tr>
      <w:tr w:rsidR="00CA7811" w:rsidRPr="004A5736" w:rsidTr="00BF193F">
        <w:trPr>
          <w:tblCellSpacing w:w="15" w:type="dxa"/>
        </w:trPr>
        <w:tc>
          <w:tcPr>
            <w:tcW w:w="1747" w:type="pct"/>
            <w:tcBorders>
              <w:top w:val="single" w:sz="2" w:space="0" w:color="auto"/>
              <w:left w:val="single" w:sz="2" w:space="0" w:color="auto"/>
              <w:bottom w:val="single" w:sz="4" w:space="0" w:color="auto"/>
              <w:right w:val="single" w:sz="4" w:space="0" w:color="auto"/>
            </w:tcBorders>
            <w:shd w:val="clear" w:color="auto" w:fill="DDDDDD"/>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proofErr w:type="spellStart"/>
            <w:r w:rsidRPr="004A5736">
              <w:rPr>
                <w:rFonts w:ascii="Times New Roman" w:hAnsi="Times New Roman" w:cs="Times New Roman"/>
                <w:sz w:val="24"/>
                <w:szCs w:val="24"/>
              </w:rPr>
              <w:t>boolean</w:t>
            </w:r>
            <w:proofErr w:type="spellEnd"/>
            <w:r w:rsidRPr="004A5736">
              <w:rPr>
                <w:rFonts w:ascii="Times New Roman" w:hAnsi="Times New Roman" w:cs="Times New Roman"/>
                <w:sz w:val="24"/>
                <w:szCs w:val="24"/>
              </w:rPr>
              <w:t xml:space="preserve"> equals(Object o)</w:t>
            </w:r>
          </w:p>
        </w:tc>
        <w:tc>
          <w:tcPr>
            <w:tcW w:w="3195" w:type="pct"/>
            <w:tcBorders>
              <w:top w:val="single" w:sz="2" w:space="0" w:color="auto"/>
              <w:left w:val="single" w:sz="2" w:space="0" w:color="auto"/>
              <w:bottom w:val="single" w:sz="4" w:space="0" w:color="auto"/>
              <w:right w:val="single" w:sz="4" w:space="0" w:color="auto"/>
            </w:tcBorders>
            <w:shd w:val="clear" w:color="auto" w:fill="DDDDDD"/>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r w:rsidRPr="004A5736">
              <w:rPr>
                <w:rFonts w:ascii="Times New Roman" w:hAnsi="Times New Roman" w:cs="Times New Roman"/>
                <w:sz w:val="24"/>
                <w:szCs w:val="24"/>
              </w:rPr>
              <w:t xml:space="preserve">It is used to compare the given element for </w:t>
            </w:r>
            <w:proofErr w:type="spellStart"/>
            <w:r w:rsidRPr="004A5736">
              <w:rPr>
                <w:rFonts w:ascii="Times New Roman" w:hAnsi="Times New Roman" w:cs="Times New Roman"/>
                <w:sz w:val="24"/>
                <w:szCs w:val="24"/>
              </w:rPr>
              <w:t>equility</w:t>
            </w:r>
            <w:proofErr w:type="spellEnd"/>
            <w:r w:rsidRPr="004A5736">
              <w:rPr>
                <w:rFonts w:ascii="Times New Roman" w:hAnsi="Times New Roman" w:cs="Times New Roman"/>
                <w:sz w:val="24"/>
                <w:szCs w:val="24"/>
              </w:rPr>
              <w:t xml:space="preserve"> in this set.</w:t>
            </w:r>
          </w:p>
        </w:tc>
      </w:tr>
      <w:tr w:rsidR="00CA7811" w:rsidRPr="004A5736" w:rsidTr="00BF193F">
        <w:trPr>
          <w:tblCellSpacing w:w="15" w:type="dxa"/>
        </w:trPr>
        <w:tc>
          <w:tcPr>
            <w:tcW w:w="1747" w:type="pct"/>
            <w:tcBorders>
              <w:top w:val="single" w:sz="2" w:space="0" w:color="auto"/>
              <w:left w:val="single" w:sz="2" w:space="0" w:color="auto"/>
              <w:bottom w:val="single" w:sz="4" w:space="0" w:color="auto"/>
              <w:right w:val="single" w:sz="4" w:space="0" w:color="auto"/>
            </w:tcBorders>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proofErr w:type="spellStart"/>
            <w:r w:rsidRPr="004A5736">
              <w:rPr>
                <w:rFonts w:ascii="Times New Roman" w:hAnsi="Times New Roman" w:cs="Times New Roman"/>
                <w:sz w:val="24"/>
                <w:szCs w:val="24"/>
              </w:rPr>
              <w:t>int</w:t>
            </w:r>
            <w:proofErr w:type="spellEnd"/>
            <w:r w:rsidRPr="004A5736">
              <w:rPr>
                <w:rFonts w:ascii="Times New Roman" w:hAnsi="Times New Roman" w:cs="Times New Roman"/>
                <w:sz w:val="24"/>
                <w:szCs w:val="24"/>
              </w:rPr>
              <w:t xml:space="preserve"> </w:t>
            </w:r>
            <w:proofErr w:type="spellStart"/>
            <w:r w:rsidRPr="004A5736">
              <w:rPr>
                <w:rFonts w:ascii="Times New Roman" w:hAnsi="Times New Roman" w:cs="Times New Roman"/>
                <w:sz w:val="24"/>
                <w:szCs w:val="24"/>
              </w:rPr>
              <w:t>hashCode</w:t>
            </w:r>
            <w:proofErr w:type="spellEnd"/>
            <w:r w:rsidRPr="004A5736">
              <w:rPr>
                <w:rFonts w:ascii="Times New Roman" w:hAnsi="Times New Roman" w:cs="Times New Roman"/>
                <w:sz w:val="24"/>
                <w:szCs w:val="24"/>
              </w:rPr>
              <w:t>()</w:t>
            </w:r>
          </w:p>
        </w:tc>
        <w:tc>
          <w:tcPr>
            <w:tcW w:w="3195" w:type="pct"/>
            <w:tcBorders>
              <w:top w:val="single" w:sz="2" w:space="0" w:color="auto"/>
              <w:left w:val="single" w:sz="2" w:space="0" w:color="auto"/>
              <w:bottom w:val="single" w:sz="4" w:space="0" w:color="auto"/>
              <w:right w:val="single" w:sz="4" w:space="0" w:color="auto"/>
            </w:tcBorders>
            <w:tcMar>
              <w:top w:w="92" w:type="dxa"/>
              <w:left w:w="92" w:type="dxa"/>
              <w:bottom w:w="92" w:type="dxa"/>
              <w:right w:w="92" w:type="dxa"/>
            </w:tcMar>
            <w:vAlign w:val="center"/>
            <w:hideMark/>
          </w:tcPr>
          <w:p w:rsidR="00CA7811" w:rsidRPr="004A5736" w:rsidRDefault="00CA7811" w:rsidP="00BF193F">
            <w:pPr>
              <w:spacing w:line="240" w:lineRule="auto"/>
              <w:rPr>
                <w:rFonts w:ascii="Times New Roman" w:hAnsi="Times New Roman" w:cs="Times New Roman"/>
                <w:sz w:val="24"/>
                <w:szCs w:val="24"/>
              </w:rPr>
            </w:pPr>
            <w:r w:rsidRPr="004A5736">
              <w:rPr>
                <w:rFonts w:ascii="Times New Roman" w:hAnsi="Times New Roman" w:cs="Times New Roman"/>
                <w:sz w:val="24"/>
                <w:szCs w:val="24"/>
              </w:rPr>
              <w:t xml:space="preserve">It is used to get the </w:t>
            </w:r>
            <w:proofErr w:type="spellStart"/>
            <w:r w:rsidRPr="004A5736">
              <w:rPr>
                <w:rFonts w:ascii="Times New Roman" w:hAnsi="Times New Roman" w:cs="Times New Roman"/>
                <w:sz w:val="24"/>
                <w:szCs w:val="24"/>
              </w:rPr>
              <w:t>hashCode</w:t>
            </w:r>
            <w:proofErr w:type="spellEnd"/>
            <w:r w:rsidRPr="004A5736">
              <w:rPr>
                <w:rFonts w:ascii="Times New Roman" w:hAnsi="Times New Roman" w:cs="Times New Roman"/>
                <w:sz w:val="24"/>
                <w:szCs w:val="24"/>
              </w:rPr>
              <w:t xml:space="preserve"> value for this set.</w:t>
            </w:r>
          </w:p>
        </w:tc>
      </w:tr>
    </w:tbl>
    <w:p w:rsidR="00CA7811" w:rsidRPr="004A5736" w:rsidRDefault="00CA7811" w:rsidP="00CA7811">
      <w:pPr>
        <w:pStyle w:val="Heading2"/>
        <w:shd w:val="clear" w:color="auto" w:fill="FFFFFF"/>
        <w:spacing w:before="230" w:beforeAutospacing="0" w:after="230" w:afterAutospacing="0"/>
        <w:rPr>
          <w:ins w:id="464" w:author="Unknown"/>
          <w:color w:val="ED7D31" w:themeColor="accent2"/>
          <w:sz w:val="24"/>
          <w:szCs w:val="24"/>
        </w:rPr>
      </w:pPr>
      <w:ins w:id="465" w:author="Unknown">
        <w:r w:rsidRPr="004A5736">
          <w:rPr>
            <w:color w:val="ED7D31" w:themeColor="accent2"/>
            <w:sz w:val="24"/>
            <w:szCs w:val="24"/>
          </w:rPr>
          <w:t>Ways to create a Generic Set object in Java</w:t>
        </w:r>
      </w:ins>
    </w:p>
    <w:p w:rsidR="00CA7811" w:rsidRPr="004A5736" w:rsidRDefault="00CA7811" w:rsidP="00CA7811">
      <w:pPr>
        <w:pStyle w:val="NormalWeb"/>
        <w:shd w:val="clear" w:color="auto" w:fill="FFFFFF"/>
        <w:spacing w:before="0" w:beforeAutospacing="0" w:after="144" w:afterAutospacing="0"/>
        <w:rPr>
          <w:ins w:id="466" w:author="Unknown"/>
          <w:color w:val="000000"/>
        </w:rPr>
      </w:pPr>
      <w:ins w:id="467" w:author="Unknown">
        <w:r w:rsidRPr="004A5736">
          <w:rPr>
            <w:color w:val="000000"/>
          </w:rPr>
          <w:t xml:space="preserve">We can create a generic Set object by using one of its three concrete classes: </w:t>
        </w:r>
        <w:proofErr w:type="spellStart"/>
        <w:r w:rsidRPr="004A5736">
          <w:rPr>
            <w:color w:val="000000"/>
          </w:rPr>
          <w:t>HashSet</w:t>
        </w:r>
        <w:proofErr w:type="spellEnd"/>
        <w:r w:rsidRPr="004A5736">
          <w:rPr>
            <w:color w:val="000000"/>
          </w:rPr>
          <w:t xml:space="preserve">, </w:t>
        </w:r>
        <w:proofErr w:type="spellStart"/>
        <w:r w:rsidRPr="004A5736">
          <w:rPr>
            <w:color w:val="000000"/>
          </w:rPr>
          <w:t>LinkedHashSet</w:t>
        </w:r>
        <w:proofErr w:type="spellEnd"/>
        <w:r w:rsidRPr="004A5736">
          <w:rPr>
            <w:color w:val="000000"/>
          </w:rPr>
          <w:t xml:space="preserve">, and </w:t>
        </w:r>
        <w:proofErr w:type="spellStart"/>
        <w:r w:rsidRPr="004A5736">
          <w:rPr>
            <w:color w:val="000000"/>
          </w:rPr>
          <w:t>TreeSet</w:t>
        </w:r>
        <w:proofErr w:type="spellEnd"/>
        <w:r w:rsidRPr="004A5736">
          <w:rPr>
            <w:color w:val="000000"/>
          </w:rPr>
          <w:t>. The syntax to create set objects is as follows:</w:t>
        </w:r>
      </w:ins>
    </w:p>
    <w:p w:rsidR="00CA7811" w:rsidRPr="004A5736" w:rsidRDefault="00CA7811" w:rsidP="00CA7811">
      <w:pPr>
        <w:pStyle w:val="NormalWeb"/>
        <w:shd w:val="clear" w:color="auto" w:fill="FFFFFF"/>
        <w:spacing w:before="0" w:beforeAutospacing="0" w:after="0" w:afterAutospacing="0"/>
        <w:rPr>
          <w:ins w:id="468" w:author="Unknown"/>
          <w:color w:val="000000"/>
        </w:rPr>
      </w:pPr>
      <w:ins w:id="469" w:author="Unknown">
        <w:r w:rsidRPr="004A5736">
          <w:rPr>
            <w:rStyle w:val="Strong"/>
            <w:color w:val="FF0000"/>
            <w:bdr w:val="none" w:sz="0" w:space="0" w:color="auto" w:frame="1"/>
          </w:rPr>
          <w:t>Syntax:</w:t>
        </w:r>
      </w:ins>
    </w:p>
    <w:p w:rsidR="00CA7811" w:rsidRPr="004A5736" w:rsidRDefault="00CA7811" w:rsidP="00CA7811">
      <w:pPr>
        <w:pStyle w:val="HTMLPreformatted"/>
        <w:pBdr>
          <w:left w:val="single" w:sz="36" w:space="12" w:color="FF0000"/>
        </w:pBdr>
        <w:shd w:val="clear" w:color="auto" w:fill="403432"/>
        <w:rPr>
          <w:ins w:id="470" w:author="Unknown"/>
          <w:rFonts w:ascii="Times New Roman" w:hAnsi="Times New Roman" w:cs="Times New Roman"/>
          <w:color w:val="FFFFFF"/>
          <w:sz w:val="24"/>
          <w:szCs w:val="24"/>
        </w:rPr>
      </w:pPr>
      <w:ins w:id="471" w:author="Unknown">
        <w:r w:rsidRPr="004A5736">
          <w:rPr>
            <w:rFonts w:ascii="Times New Roman" w:hAnsi="Times New Roman" w:cs="Times New Roman"/>
            <w:color w:val="FFFFFF"/>
            <w:sz w:val="24"/>
            <w:szCs w:val="24"/>
          </w:rPr>
          <w:t xml:space="preserve">Set&lt;T&gt; set = new </w:t>
        </w:r>
        <w:proofErr w:type="spellStart"/>
        <w:r w:rsidRPr="004A5736">
          <w:rPr>
            <w:rFonts w:ascii="Times New Roman" w:hAnsi="Times New Roman" w:cs="Times New Roman"/>
            <w:color w:val="FFFFFF"/>
            <w:sz w:val="24"/>
            <w:szCs w:val="24"/>
          </w:rPr>
          <w:t>HashSet</w:t>
        </w:r>
        <w:proofErr w:type="spellEnd"/>
        <w:r w:rsidRPr="004A5736">
          <w:rPr>
            <w:rFonts w:ascii="Times New Roman" w:hAnsi="Times New Roman" w:cs="Times New Roman"/>
            <w:color w:val="FFFFFF"/>
            <w:sz w:val="24"/>
            <w:szCs w:val="24"/>
          </w:rPr>
          <w:t>&lt;T</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 where T is type of generic.</w:t>
        </w:r>
      </w:ins>
    </w:p>
    <w:p w:rsidR="00CA7811" w:rsidRPr="004A5736" w:rsidRDefault="00CA7811" w:rsidP="00CA7811">
      <w:pPr>
        <w:pStyle w:val="HTMLPreformatted"/>
        <w:pBdr>
          <w:left w:val="single" w:sz="36" w:space="12" w:color="FF0000"/>
        </w:pBdr>
        <w:shd w:val="clear" w:color="auto" w:fill="403432"/>
        <w:rPr>
          <w:ins w:id="472" w:author="Unknown"/>
          <w:rFonts w:ascii="Times New Roman" w:hAnsi="Times New Roman" w:cs="Times New Roman"/>
          <w:color w:val="FFFFFF"/>
          <w:sz w:val="24"/>
          <w:szCs w:val="24"/>
        </w:rPr>
      </w:pPr>
      <w:ins w:id="473" w:author="Unknown">
        <w:r w:rsidRPr="004A5736">
          <w:rPr>
            <w:rFonts w:ascii="Times New Roman" w:hAnsi="Times New Roman" w:cs="Times New Roman"/>
            <w:color w:val="FFFFFF"/>
            <w:sz w:val="24"/>
            <w:szCs w:val="24"/>
          </w:rPr>
          <w:t xml:space="preserve">Set&lt;T&gt; set = new </w:t>
        </w:r>
        <w:proofErr w:type="spellStart"/>
        <w:r w:rsidRPr="004A5736">
          <w:rPr>
            <w:rFonts w:ascii="Times New Roman" w:hAnsi="Times New Roman" w:cs="Times New Roman"/>
            <w:color w:val="FFFFFF"/>
            <w:sz w:val="24"/>
            <w:szCs w:val="24"/>
          </w:rPr>
          <w:t>LinkedHashSet</w:t>
        </w:r>
        <w:proofErr w:type="spellEnd"/>
        <w:r w:rsidRPr="004A5736">
          <w:rPr>
            <w:rFonts w:ascii="Times New Roman" w:hAnsi="Times New Roman" w:cs="Times New Roman"/>
            <w:color w:val="FFFFFF"/>
            <w:sz w:val="24"/>
            <w:szCs w:val="24"/>
          </w:rPr>
          <w:t>&lt;T</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474" w:author="Unknown"/>
          <w:rFonts w:ascii="Times New Roman" w:hAnsi="Times New Roman" w:cs="Times New Roman"/>
          <w:color w:val="FFFFFF"/>
          <w:sz w:val="24"/>
          <w:szCs w:val="24"/>
        </w:rPr>
      </w:pPr>
      <w:ins w:id="475" w:author="Unknown">
        <w:r w:rsidRPr="004A5736">
          <w:rPr>
            <w:rFonts w:ascii="Times New Roman" w:hAnsi="Times New Roman" w:cs="Times New Roman"/>
            <w:color w:val="FFFFFF"/>
            <w:sz w:val="24"/>
            <w:szCs w:val="24"/>
          </w:rPr>
          <w:t xml:space="preserve">Set&lt;T&gt; set = new </w:t>
        </w:r>
        <w:proofErr w:type="spellStart"/>
        <w:r w:rsidRPr="004A5736">
          <w:rPr>
            <w:rFonts w:ascii="Times New Roman" w:hAnsi="Times New Roman" w:cs="Times New Roman"/>
            <w:color w:val="FFFFFF"/>
            <w:sz w:val="24"/>
            <w:szCs w:val="24"/>
          </w:rPr>
          <w:t>TreeSet</w:t>
        </w:r>
        <w:proofErr w:type="spellEnd"/>
        <w:r w:rsidRPr="004A5736">
          <w:rPr>
            <w:rFonts w:ascii="Times New Roman" w:hAnsi="Times New Roman" w:cs="Times New Roman"/>
            <w:color w:val="FFFFFF"/>
            <w:sz w:val="24"/>
            <w:szCs w:val="24"/>
          </w:rPr>
          <w:t>&lt;T</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476" w:author="Unknown"/>
          <w:rFonts w:ascii="Times New Roman" w:hAnsi="Times New Roman" w:cs="Times New Roman"/>
          <w:color w:val="FFFFFF"/>
          <w:sz w:val="24"/>
          <w:szCs w:val="24"/>
        </w:rPr>
      </w:pPr>
      <w:ins w:id="477" w:author="Unknown">
        <w:r w:rsidRPr="004A5736">
          <w:rPr>
            <w:rFonts w:ascii="Times New Roman" w:hAnsi="Times New Roman" w:cs="Times New Roman"/>
            <w:color w:val="FFFFFF"/>
            <w:sz w:val="24"/>
            <w:szCs w:val="24"/>
          </w:rPr>
          <w:t>For example:</w:t>
        </w:r>
      </w:ins>
    </w:p>
    <w:p w:rsidR="00CA7811" w:rsidRPr="004A5736" w:rsidRDefault="00CA7811" w:rsidP="00CA7811">
      <w:pPr>
        <w:pStyle w:val="HTMLPreformatted"/>
        <w:pBdr>
          <w:left w:val="single" w:sz="36" w:space="12" w:color="FF0000"/>
        </w:pBdr>
        <w:shd w:val="clear" w:color="auto" w:fill="403432"/>
        <w:rPr>
          <w:ins w:id="478" w:author="Unknown"/>
          <w:rFonts w:ascii="Times New Roman" w:hAnsi="Times New Roman" w:cs="Times New Roman"/>
          <w:color w:val="FFFFFF"/>
          <w:sz w:val="24"/>
          <w:szCs w:val="24"/>
        </w:rPr>
      </w:pPr>
      <w:ins w:id="479" w:author="Unknown">
        <w:r w:rsidRPr="004A5736">
          <w:rPr>
            <w:rFonts w:ascii="Times New Roman" w:hAnsi="Times New Roman" w:cs="Times New Roman"/>
            <w:color w:val="FFFFFF"/>
            <w:sz w:val="24"/>
            <w:szCs w:val="24"/>
          </w:rPr>
          <w:t xml:space="preserve">   Set&lt;Integer&gt; set = new </w:t>
        </w:r>
        <w:proofErr w:type="spellStart"/>
        <w:r w:rsidRPr="004A5736">
          <w:rPr>
            <w:rFonts w:ascii="Times New Roman" w:hAnsi="Times New Roman" w:cs="Times New Roman"/>
            <w:color w:val="FFFFFF"/>
            <w:sz w:val="24"/>
            <w:szCs w:val="24"/>
          </w:rPr>
          <w:t>HashSet</w:t>
        </w:r>
        <w:proofErr w:type="spellEnd"/>
        <w:r w:rsidRPr="004A5736">
          <w:rPr>
            <w:rFonts w:ascii="Times New Roman" w:hAnsi="Times New Roman" w:cs="Times New Roman"/>
            <w:color w:val="FFFFFF"/>
            <w:sz w:val="24"/>
            <w:szCs w:val="24"/>
          </w:rPr>
          <w:t>&lt;Integer</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 // Creates an empty set of Integer objects.</w:t>
        </w:r>
      </w:ins>
    </w:p>
    <w:p w:rsidR="00CA7811" w:rsidRPr="004A5736" w:rsidRDefault="00CA7811" w:rsidP="00CA7811">
      <w:pPr>
        <w:pStyle w:val="HTMLPreformatted"/>
        <w:pBdr>
          <w:left w:val="single" w:sz="36" w:space="12" w:color="FF0000"/>
        </w:pBdr>
        <w:shd w:val="clear" w:color="auto" w:fill="403432"/>
        <w:rPr>
          <w:ins w:id="480" w:author="Unknown"/>
          <w:rFonts w:ascii="Times New Roman" w:hAnsi="Times New Roman" w:cs="Times New Roman"/>
          <w:color w:val="FFFFFF"/>
          <w:sz w:val="24"/>
          <w:szCs w:val="24"/>
        </w:rPr>
      </w:pPr>
      <w:ins w:id="481" w:author="Unknown">
        <w:r w:rsidRPr="004A5736">
          <w:rPr>
            <w:rFonts w:ascii="Times New Roman" w:hAnsi="Times New Roman" w:cs="Times New Roman"/>
            <w:color w:val="FFFFFF"/>
            <w:sz w:val="24"/>
            <w:szCs w:val="24"/>
          </w:rPr>
          <w:t xml:space="preserve">   Set&lt;String&gt; set2 = new </w:t>
        </w:r>
        <w:proofErr w:type="spellStart"/>
        <w:r w:rsidRPr="004A5736">
          <w:rPr>
            <w:rFonts w:ascii="Times New Roman" w:hAnsi="Times New Roman" w:cs="Times New Roman"/>
            <w:color w:val="FFFFFF"/>
            <w:sz w:val="24"/>
            <w:szCs w:val="24"/>
          </w:rPr>
          <w:t>LinkedHashSet</w:t>
        </w:r>
        <w:proofErr w:type="spellEnd"/>
        <w:r w:rsidRPr="004A5736">
          <w:rPr>
            <w:rFonts w:ascii="Times New Roman" w:hAnsi="Times New Roman" w:cs="Times New Roman"/>
            <w:color w:val="FFFFFF"/>
            <w:sz w:val="24"/>
            <w:szCs w:val="24"/>
          </w:rPr>
          <w:t>&lt;String</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 // Creates an empty set of String objects.</w:t>
        </w:r>
      </w:ins>
    </w:p>
    <w:p w:rsidR="00CA7811" w:rsidRPr="004A5736" w:rsidRDefault="00CA7811" w:rsidP="00CA7811">
      <w:pPr>
        <w:pStyle w:val="Heading2"/>
        <w:shd w:val="clear" w:color="auto" w:fill="FFFFFF"/>
        <w:spacing w:before="230" w:beforeAutospacing="0" w:after="230" w:afterAutospacing="0"/>
        <w:rPr>
          <w:ins w:id="482" w:author="Unknown"/>
          <w:color w:val="000000"/>
          <w:sz w:val="24"/>
          <w:szCs w:val="24"/>
        </w:rPr>
      </w:pPr>
      <w:ins w:id="483" w:author="Unknown">
        <w:r w:rsidRPr="004A5736">
          <w:rPr>
            <w:color w:val="000000"/>
            <w:sz w:val="24"/>
            <w:szCs w:val="24"/>
          </w:rPr>
          <w:t>Set Example Programs based on basic Operations</w:t>
        </w:r>
      </w:ins>
    </w:p>
    <w:p w:rsidR="00CA7811" w:rsidRPr="004A5736" w:rsidRDefault="00CA7811" w:rsidP="00CA7811">
      <w:pPr>
        <w:pStyle w:val="NormalWeb"/>
        <w:shd w:val="clear" w:color="auto" w:fill="FFFFFF"/>
        <w:spacing w:before="0" w:beforeAutospacing="0" w:after="0" w:afterAutospacing="0"/>
        <w:rPr>
          <w:ins w:id="484" w:author="Unknown"/>
          <w:color w:val="000000"/>
        </w:rPr>
      </w:pPr>
      <w:ins w:id="485" w:author="Unknown">
        <w:r w:rsidRPr="004A5736">
          <w:rPr>
            <w:rStyle w:val="Strong"/>
            <w:color w:val="000000"/>
            <w:bdr w:val="none" w:sz="0" w:space="0" w:color="auto" w:frame="1"/>
          </w:rPr>
          <w:t>1. </w:t>
        </w:r>
        <w:r w:rsidRPr="004A5736">
          <w:rPr>
            <w:rStyle w:val="Strong"/>
            <w:color w:val="FF0000"/>
            <w:bdr w:val="none" w:sz="0" w:space="0" w:color="auto" w:frame="1"/>
          </w:rPr>
          <w:t>Adding Elements to Set:</w:t>
        </w:r>
        <w:r w:rsidRPr="004A5736">
          <w:rPr>
            <w:color w:val="000000"/>
          </w:rPr>
          <w:t xml:space="preserve"> The </w:t>
        </w:r>
        <w:proofErr w:type="gramStart"/>
        <w:r w:rsidRPr="004A5736">
          <w:rPr>
            <w:color w:val="000000"/>
          </w:rPr>
          <w:t>add(</w:t>
        </w:r>
        <w:proofErr w:type="gramEnd"/>
        <w:r w:rsidRPr="004A5736">
          <w:rPr>
            <w:color w:val="000000"/>
          </w:rPr>
          <w:t>) method returns true if set does not contain the specified element. If set already contains the specified element then it will return false. Let’s take an example program based on it.</w:t>
        </w:r>
      </w:ins>
    </w:p>
    <w:p w:rsidR="00CA7811" w:rsidRPr="004A5736" w:rsidRDefault="00CA7811" w:rsidP="00CA7811">
      <w:pPr>
        <w:pStyle w:val="NormalWeb"/>
        <w:shd w:val="clear" w:color="auto" w:fill="FFFFFF"/>
        <w:spacing w:before="0" w:beforeAutospacing="0" w:after="0" w:afterAutospacing="0"/>
        <w:rPr>
          <w:ins w:id="486" w:author="Unknown"/>
          <w:color w:val="000000"/>
        </w:rPr>
      </w:pPr>
      <w:ins w:id="487" w:author="Unknown">
        <w:r w:rsidRPr="004A5736">
          <w:rPr>
            <w:rStyle w:val="Strong"/>
            <w:color w:val="000000"/>
            <w:bdr w:val="none" w:sz="0" w:space="0" w:color="auto" w:frame="1"/>
          </w:rPr>
          <w:t>Program source code 1:</w:t>
        </w:r>
      </w:ins>
    </w:p>
    <w:p w:rsidR="00CA7811" w:rsidRPr="004A5736" w:rsidRDefault="00CA7811" w:rsidP="00CA7811">
      <w:pPr>
        <w:pStyle w:val="HTMLPreformatted"/>
        <w:pBdr>
          <w:left w:val="single" w:sz="36" w:space="12" w:color="FF0000"/>
        </w:pBdr>
        <w:shd w:val="clear" w:color="auto" w:fill="403432"/>
        <w:rPr>
          <w:ins w:id="488" w:author="Unknown"/>
          <w:rFonts w:ascii="Times New Roman" w:hAnsi="Times New Roman" w:cs="Times New Roman"/>
          <w:color w:val="FFFFFF"/>
          <w:sz w:val="24"/>
          <w:szCs w:val="24"/>
        </w:rPr>
      </w:pPr>
      <w:proofErr w:type="gramStart"/>
      <w:ins w:id="489" w:author="Unknown">
        <w:r w:rsidRPr="004A5736">
          <w:rPr>
            <w:rFonts w:ascii="Times New Roman" w:hAnsi="Times New Roman" w:cs="Times New Roman"/>
            <w:color w:val="FFFFFF"/>
            <w:sz w:val="24"/>
            <w:szCs w:val="24"/>
          </w:rPr>
          <w:t>package</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setProgram</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490" w:author="Unknown"/>
          <w:rFonts w:ascii="Times New Roman" w:hAnsi="Times New Roman" w:cs="Times New Roman"/>
          <w:color w:val="FFFFFF"/>
          <w:sz w:val="24"/>
          <w:szCs w:val="24"/>
        </w:rPr>
      </w:pPr>
      <w:proofErr w:type="gramStart"/>
      <w:ins w:id="491"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java.util.HashSet</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492" w:author="Unknown"/>
          <w:rFonts w:ascii="Times New Roman" w:hAnsi="Times New Roman" w:cs="Times New Roman"/>
          <w:color w:val="FFFFFF"/>
          <w:sz w:val="24"/>
          <w:szCs w:val="24"/>
        </w:rPr>
      </w:pPr>
      <w:proofErr w:type="gramStart"/>
      <w:ins w:id="493"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java.util.LinkedHashSet</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494" w:author="Unknown"/>
          <w:rFonts w:ascii="Times New Roman" w:hAnsi="Times New Roman" w:cs="Times New Roman"/>
          <w:color w:val="FFFFFF"/>
          <w:sz w:val="24"/>
          <w:szCs w:val="24"/>
        </w:rPr>
      </w:pPr>
      <w:proofErr w:type="gramStart"/>
      <w:ins w:id="495"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java.util.Set</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496" w:author="Unknown"/>
          <w:rFonts w:ascii="Times New Roman" w:hAnsi="Times New Roman" w:cs="Times New Roman"/>
          <w:color w:val="FFFFFF"/>
          <w:sz w:val="24"/>
          <w:szCs w:val="24"/>
        </w:rPr>
      </w:pPr>
      <w:proofErr w:type="gramStart"/>
      <w:ins w:id="497"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class SetExample1 </w:t>
        </w:r>
      </w:ins>
    </w:p>
    <w:p w:rsidR="00CA7811" w:rsidRPr="004A5736" w:rsidRDefault="00CA7811" w:rsidP="00CA7811">
      <w:pPr>
        <w:pStyle w:val="HTMLPreformatted"/>
        <w:pBdr>
          <w:left w:val="single" w:sz="36" w:space="12" w:color="FF0000"/>
        </w:pBdr>
        <w:shd w:val="clear" w:color="auto" w:fill="403432"/>
        <w:rPr>
          <w:ins w:id="498" w:author="Unknown"/>
          <w:rFonts w:ascii="Times New Roman" w:hAnsi="Times New Roman" w:cs="Times New Roman"/>
          <w:color w:val="FFFFFF"/>
          <w:sz w:val="24"/>
          <w:szCs w:val="24"/>
        </w:rPr>
      </w:pPr>
      <w:ins w:id="499"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500" w:author="Unknown"/>
          <w:rFonts w:ascii="Times New Roman" w:hAnsi="Times New Roman" w:cs="Times New Roman"/>
          <w:color w:val="FFFFFF"/>
          <w:sz w:val="24"/>
          <w:szCs w:val="24"/>
        </w:rPr>
      </w:pPr>
      <w:proofErr w:type="gramStart"/>
      <w:ins w:id="501"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static void main(String[] </w:t>
        </w:r>
        <w:proofErr w:type="spellStart"/>
        <w:r w:rsidRPr="004A5736">
          <w:rPr>
            <w:rFonts w:ascii="Times New Roman" w:hAnsi="Times New Roman" w:cs="Times New Roman"/>
            <w:color w:val="FFFFFF"/>
            <w:sz w:val="24"/>
            <w:szCs w:val="24"/>
          </w:rPr>
          <w:t>args</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502" w:author="Unknown"/>
          <w:rFonts w:ascii="Times New Roman" w:hAnsi="Times New Roman" w:cs="Times New Roman"/>
          <w:color w:val="FFFFFF"/>
          <w:sz w:val="24"/>
          <w:szCs w:val="24"/>
        </w:rPr>
      </w:pPr>
      <w:ins w:id="503"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504" w:author="Unknown"/>
          <w:rFonts w:ascii="Times New Roman" w:hAnsi="Times New Roman" w:cs="Times New Roman"/>
          <w:color w:val="FFFFFF"/>
          <w:sz w:val="24"/>
          <w:szCs w:val="24"/>
        </w:rPr>
      </w:pPr>
      <w:ins w:id="505"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Create</w:t>
        </w:r>
        <w:proofErr w:type="gramEnd"/>
        <w:r w:rsidRPr="004A5736">
          <w:rPr>
            <w:rFonts w:ascii="Times New Roman" w:hAnsi="Times New Roman" w:cs="Times New Roman"/>
            <w:color w:val="FFFFFF"/>
            <w:sz w:val="24"/>
            <w:szCs w:val="24"/>
          </w:rPr>
          <w:t xml:space="preserve"> a generic set object of type String. </w:t>
        </w:r>
      </w:ins>
    </w:p>
    <w:p w:rsidR="00CA7811" w:rsidRPr="004A5736" w:rsidRDefault="00CA7811" w:rsidP="00CA7811">
      <w:pPr>
        <w:pStyle w:val="HTMLPreformatted"/>
        <w:pBdr>
          <w:left w:val="single" w:sz="36" w:space="12" w:color="FF0000"/>
        </w:pBdr>
        <w:shd w:val="clear" w:color="auto" w:fill="403432"/>
        <w:rPr>
          <w:ins w:id="506" w:author="Unknown"/>
          <w:rFonts w:ascii="Times New Roman" w:hAnsi="Times New Roman" w:cs="Times New Roman"/>
          <w:color w:val="FFFFFF"/>
          <w:sz w:val="24"/>
          <w:szCs w:val="24"/>
        </w:rPr>
      </w:pPr>
      <w:ins w:id="507" w:author="Unknown">
        <w:r w:rsidRPr="004A5736">
          <w:rPr>
            <w:rFonts w:ascii="Times New Roman" w:hAnsi="Times New Roman" w:cs="Times New Roman"/>
            <w:color w:val="FFFFFF"/>
            <w:sz w:val="24"/>
            <w:szCs w:val="24"/>
          </w:rPr>
          <w:t xml:space="preserve">   Set&lt;String&gt; s = new </w:t>
        </w:r>
        <w:proofErr w:type="spellStart"/>
        <w:r w:rsidRPr="004A5736">
          <w:rPr>
            <w:rFonts w:ascii="Times New Roman" w:hAnsi="Times New Roman" w:cs="Times New Roman"/>
            <w:color w:val="FFFFFF"/>
            <w:sz w:val="24"/>
            <w:szCs w:val="24"/>
          </w:rPr>
          <w:t>HashSet</w:t>
        </w:r>
        <w:proofErr w:type="spellEnd"/>
        <w:r w:rsidRPr="004A5736">
          <w:rPr>
            <w:rFonts w:ascii="Times New Roman" w:hAnsi="Times New Roman" w:cs="Times New Roman"/>
            <w:color w:val="FFFFFF"/>
            <w:sz w:val="24"/>
            <w:szCs w:val="24"/>
          </w:rPr>
          <w:t>&lt;String</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508" w:author="Unknown"/>
          <w:rFonts w:ascii="Times New Roman" w:hAnsi="Times New Roman" w:cs="Times New Roman"/>
          <w:color w:val="FFFFFF"/>
          <w:sz w:val="24"/>
          <w:szCs w:val="24"/>
        </w:rPr>
      </w:pPr>
      <w:ins w:id="509"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int</w:t>
        </w:r>
        <w:proofErr w:type="spellEnd"/>
        <w:proofErr w:type="gramEnd"/>
        <w:r w:rsidRPr="004A5736">
          <w:rPr>
            <w:rFonts w:ascii="Times New Roman" w:hAnsi="Times New Roman" w:cs="Times New Roman"/>
            <w:color w:val="FFFFFF"/>
            <w:sz w:val="24"/>
            <w:szCs w:val="24"/>
          </w:rPr>
          <w:t xml:space="preserve"> size = </w:t>
        </w:r>
        <w:proofErr w:type="spellStart"/>
        <w:r w:rsidRPr="004A5736">
          <w:rPr>
            <w:rFonts w:ascii="Times New Roman" w:hAnsi="Times New Roman" w:cs="Times New Roman"/>
            <w:color w:val="FFFFFF"/>
            <w:sz w:val="24"/>
            <w:szCs w:val="24"/>
          </w:rPr>
          <w:t>s.size</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510" w:author="Unknown"/>
          <w:rFonts w:ascii="Times New Roman" w:hAnsi="Times New Roman" w:cs="Times New Roman"/>
          <w:color w:val="FFFFFF"/>
          <w:sz w:val="24"/>
          <w:szCs w:val="24"/>
        </w:rPr>
      </w:pPr>
      <w:ins w:id="511"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"Size before adding elements: " +size); </w:t>
        </w:r>
      </w:ins>
    </w:p>
    <w:p w:rsidR="00CA7811" w:rsidRPr="004A5736" w:rsidRDefault="00CA7811" w:rsidP="00CA7811">
      <w:pPr>
        <w:pStyle w:val="HTMLPreformatted"/>
        <w:pBdr>
          <w:left w:val="single" w:sz="36" w:space="12" w:color="FF0000"/>
        </w:pBdr>
        <w:shd w:val="clear" w:color="auto" w:fill="403432"/>
        <w:spacing w:after="360"/>
        <w:rPr>
          <w:ins w:id="512" w:author="Unknown"/>
          <w:rFonts w:ascii="Times New Roman" w:hAnsi="Times New Roman" w:cs="Times New Roman"/>
          <w:color w:val="FFFFFF"/>
          <w:sz w:val="24"/>
          <w:szCs w:val="24"/>
        </w:rPr>
      </w:pPr>
    </w:p>
    <w:p w:rsidR="00CA7811" w:rsidRPr="004A5736" w:rsidRDefault="00CA7811" w:rsidP="00CA7811">
      <w:pPr>
        <w:pStyle w:val="HTMLPreformatted"/>
        <w:pBdr>
          <w:left w:val="single" w:sz="36" w:space="12" w:color="FF0000"/>
        </w:pBdr>
        <w:shd w:val="clear" w:color="auto" w:fill="403432"/>
        <w:rPr>
          <w:ins w:id="513" w:author="Unknown"/>
          <w:rFonts w:ascii="Times New Roman" w:hAnsi="Times New Roman" w:cs="Times New Roman"/>
          <w:color w:val="FFFFFF"/>
          <w:sz w:val="24"/>
          <w:szCs w:val="24"/>
        </w:rPr>
      </w:pPr>
      <w:ins w:id="514"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Adding</w:t>
        </w:r>
        <w:proofErr w:type="gramEnd"/>
        <w:r w:rsidRPr="004A5736">
          <w:rPr>
            <w:rFonts w:ascii="Times New Roman" w:hAnsi="Times New Roman" w:cs="Times New Roman"/>
            <w:color w:val="FFFFFF"/>
            <w:sz w:val="24"/>
            <w:szCs w:val="24"/>
          </w:rPr>
          <w:t xml:space="preserve"> elements to set. </w:t>
        </w:r>
      </w:ins>
    </w:p>
    <w:p w:rsidR="00CA7811" w:rsidRPr="004A5736" w:rsidRDefault="00CA7811" w:rsidP="00CA7811">
      <w:pPr>
        <w:pStyle w:val="HTMLPreformatted"/>
        <w:pBdr>
          <w:left w:val="single" w:sz="36" w:space="12" w:color="FF0000"/>
        </w:pBdr>
        <w:shd w:val="clear" w:color="auto" w:fill="403432"/>
        <w:rPr>
          <w:ins w:id="515" w:author="Unknown"/>
          <w:rFonts w:ascii="Times New Roman" w:hAnsi="Times New Roman" w:cs="Times New Roman"/>
          <w:color w:val="FFFFFF"/>
          <w:sz w:val="24"/>
          <w:szCs w:val="24"/>
        </w:rPr>
      </w:pPr>
      <w:ins w:id="516"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"Orange"); // </w:t>
        </w:r>
        <w:proofErr w:type="spellStart"/>
        <w:r w:rsidRPr="004A5736">
          <w:rPr>
            <w:rFonts w:ascii="Times New Roman" w:hAnsi="Times New Roman" w:cs="Times New Roman"/>
            <w:color w:val="FFFFFF"/>
            <w:sz w:val="24"/>
            <w:szCs w:val="24"/>
          </w:rPr>
          <w:t>s.size</w:t>
        </w:r>
        <w:proofErr w:type="spellEnd"/>
        <w:r w:rsidRPr="004A5736">
          <w:rPr>
            <w:rFonts w:ascii="Times New Roman" w:hAnsi="Times New Roman" w:cs="Times New Roman"/>
            <w:color w:val="FFFFFF"/>
            <w:sz w:val="24"/>
            <w:szCs w:val="24"/>
          </w:rPr>
          <w:t>()is 1.</w:t>
        </w:r>
      </w:ins>
    </w:p>
    <w:p w:rsidR="00CA7811" w:rsidRPr="004A5736" w:rsidRDefault="00CA7811" w:rsidP="00CA7811">
      <w:pPr>
        <w:pStyle w:val="HTMLPreformatted"/>
        <w:pBdr>
          <w:left w:val="single" w:sz="36" w:space="12" w:color="FF0000"/>
        </w:pBdr>
        <w:shd w:val="clear" w:color="auto" w:fill="403432"/>
        <w:rPr>
          <w:ins w:id="517" w:author="Unknown"/>
          <w:rFonts w:ascii="Times New Roman" w:hAnsi="Times New Roman" w:cs="Times New Roman"/>
          <w:color w:val="FFFFFF"/>
          <w:sz w:val="24"/>
          <w:szCs w:val="24"/>
        </w:rPr>
      </w:pPr>
      <w:ins w:id="518" w:author="Unknown">
        <w:r w:rsidRPr="004A5736">
          <w:rPr>
            <w:rFonts w:ascii="Times New Roman" w:hAnsi="Times New Roman" w:cs="Times New Roman"/>
            <w:color w:val="FFFFFF"/>
            <w:sz w:val="24"/>
            <w:szCs w:val="24"/>
          </w:rPr>
          <w:lastRenderedPageBreak/>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"Red"); // </w:t>
        </w:r>
        <w:proofErr w:type="spellStart"/>
        <w:r w:rsidRPr="004A5736">
          <w:rPr>
            <w:rFonts w:ascii="Times New Roman" w:hAnsi="Times New Roman" w:cs="Times New Roman"/>
            <w:color w:val="FFFFFF"/>
            <w:sz w:val="24"/>
            <w:szCs w:val="24"/>
          </w:rPr>
          <w:t>s.size</w:t>
        </w:r>
        <w:proofErr w:type="spellEnd"/>
        <w:r w:rsidRPr="004A5736">
          <w:rPr>
            <w:rFonts w:ascii="Times New Roman" w:hAnsi="Times New Roman" w:cs="Times New Roman"/>
            <w:color w:val="FFFFFF"/>
            <w:sz w:val="24"/>
            <w:szCs w:val="24"/>
          </w:rPr>
          <w:t>() is 2.</w:t>
        </w:r>
      </w:ins>
    </w:p>
    <w:p w:rsidR="00CA7811" w:rsidRPr="004A5736" w:rsidRDefault="00CA7811" w:rsidP="00CA7811">
      <w:pPr>
        <w:pStyle w:val="HTMLPreformatted"/>
        <w:pBdr>
          <w:left w:val="single" w:sz="36" w:space="12" w:color="FF0000"/>
        </w:pBdr>
        <w:shd w:val="clear" w:color="auto" w:fill="403432"/>
        <w:rPr>
          <w:ins w:id="519" w:author="Unknown"/>
          <w:rFonts w:ascii="Times New Roman" w:hAnsi="Times New Roman" w:cs="Times New Roman"/>
          <w:color w:val="FFFFFF"/>
          <w:sz w:val="24"/>
          <w:szCs w:val="24"/>
        </w:rPr>
      </w:pPr>
      <w:ins w:id="520"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"Blue"); // </w:t>
        </w:r>
        <w:proofErr w:type="spellStart"/>
        <w:r w:rsidRPr="004A5736">
          <w:rPr>
            <w:rFonts w:ascii="Times New Roman" w:hAnsi="Times New Roman" w:cs="Times New Roman"/>
            <w:color w:val="FFFFFF"/>
            <w:sz w:val="24"/>
            <w:szCs w:val="24"/>
          </w:rPr>
          <w:t>s.size</w:t>
        </w:r>
        <w:proofErr w:type="spellEnd"/>
        <w:r w:rsidRPr="004A5736">
          <w:rPr>
            <w:rFonts w:ascii="Times New Roman" w:hAnsi="Times New Roman" w:cs="Times New Roman"/>
            <w:color w:val="FFFFFF"/>
            <w:sz w:val="24"/>
            <w:szCs w:val="24"/>
          </w:rPr>
          <w:t>() is 3.</w:t>
        </w:r>
      </w:ins>
    </w:p>
    <w:p w:rsidR="00CA7811" w:rsidRPr="004A5736" w:rsidRDefault="00CA7811" w:rsidP="00CA7811">
      <w:pPr>
        <w:pStyle w:val="HTMLPreformatted"/>
        <w:pBdr>
          <w:left w:val="single" w:sz="36" w:space="12" w:color="FF0000"/>
        </w:pBdr>
        <w:shd w:val="clear" w:color="auto" w:fill="403432"/>
        <w:rPr>
          <w:ins w:id="521" w:author="Unknown"/>
          <w:rFonts w:ascii="Times New Roman" w:hAnsi="Times New Roman" w:cs="Times New Roman"/>
          <w:color w:val="FFFFFF"/>
          <w:sz w:val="24"/>
          <w:szCs w:val="24"/>
        </w:rPr>
      </w:pPr>
      <w:ins w:id="522"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"Yellow"); // </w:t>
        </w:r>
        <w:proofErr w:type="spellStart"/>
        <w:r w:rsidRPr="004A5736">
          <w:rPr>
            <w:rFonts w:ascii="Times New Roman" w:hAnsi="Times New Roman" w:cs="Times New Roman"/>
            <w:color w:val="FFFFFF"/>
            <w:sz w:val="24"/>
            <w:szCs w:val="24"/>
          </w:rPr>
          <w:t>s.size</w:t>
        </w:r>
        <w:proofErr w:type="spellEnd"/>
        <w:r w:rsidRPr="004A5736">
          <w:rPr>
            <w:rFonts w:ascii="Times New Roman" w:hAnsi="Times New Roman" w:cs="Times New Roman"/>
            <w:color w:val="FFFFFF"/>
            <w:sz w:val="24"/>
            <w:szCs w:val="24"/>
          </w:rPr>
          <w:t>() is 4.</w:t>
        </w:r>
      </w:ins>
    </w:p>
    <w:p w:rsidR="00CA7811" w:rsidRPr="004A5736" w:rsidRDefault="00CA7811" w:rsidP="00CA7811">
      <w:pPr>
        <w:pStyle w:val="HTMLPreformatted"/>
        <w:pBdr>
          <w:left w:val="single" w:sz="36" w:space="12" w:color="FF0000"/>
        </w:pBdr>
        <w:shd w:val="clear" w:color="auto" w:fill="403432"/>
        <w:rPr>
          <w:ins w:id="523" w:author="Unknown"/>
          <w:rFonts w:ascii="Times New Roman" w:hAnsi="Times New Roman" w:cs="Times New Roman"/>
          <w:color w:val="FFFFFF"/>
          <w:sz w:val="24"/>
          <w:szCs w:val="24"/>
        </w:rPr>
      </w:pPr>
      <w:ins w:id="524"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"Green"); // Now </w:t>
        </w:r>
        <w:proofErr w:type="spellStart"/>
        <w:r w:rsidRPr="004A5736">
          <w:rPr>
            <w:rFonts w:ascii="Times New Roman" w:hAnsi="Times New Roman" w:cs="Times New Roman"/>
            <w:color w:val="FFFFFF"/>
            <w:sz w:val="24"/>
            <w:szCs w:val="24"/>
          </w:rPr>
          <w:t>s.size</w:t>
        </w:r>
        <w:proofErr w:type="spellEnd"/>
        <w:r w:rsidRPr="004A5736">
          <w:rPr>
            <w:rFonts w:ascii="Times New Roman" w:hAnsi="Times New Roman" w:cs="Times New Roman"/>
            <w:color w:val="FFFFFF"/>
            <w:sz w:val="24"/>
            <w:szCs w:val="24"/>
          </w:rPr>
          <w:t>() is 5.</w:t>
        </w:r>
      </w:ins>
    </w:p>
    <w:p w:rsidR="00CA7811" w:rsidRPr="004A5736" w:rsidRDefault="00CA7811" w:rsidP="00CA7811">
      <w:pPr>
        <w:pStyle w:val="HTMLPreformatted"/>
        <w:pBdr>
          <w:left w:val="single" w:sz="36" w:space="12" w:color="FF0000"/>
        </w:pBdr>
        <w:shd w:val="clear" w:color="auto" w:fill="403432"/>
        <w:rPr>
          <w:ins w:id="525" w:author="Unknown"/>
          <w:rFonts w:ascii="Times New Roman" w:hAnsi="Times New Roman" w:cs="Times New Roman"/>
          <w:color w:val="FFFFFF"/>
          <w:sz w:val="24"/>
          <w:szCs w:val="24"/>
        </w:rPr>
      </w:pPr>
    </w:p>
    <w:p w:rsidR="00CA7811" w:rsidRPr="004A5736" w:rsidRDefault="00CA7811" w:rsidP="00CA7811">
      <w:pPr>
        <w:pStyle w:val="HTMLPreformatted"/>
        <w:pBdr>
          <w:left w:val="single" w:sz="36" w:space="12" w:color="FF0000"/>
        </w:pBdr>
        <w:shd w:val="clear" w:color="auto" w:fill="403432"/>
        <w:rPr>
          <w:ins w:id="526" w:author="Unknown"/>
          <w:rFonts w:ascii="Times New Roman" w:hAnsi="Times New Roman" w:cs="Times New Roman"/>
          <w:color w:val="FFFFFF"/>
          <w:sz w:val="24"/>
          <w:szCs w:val="24"/>
        </w:rPr>
      </w:pPr>
      <w:ins w:id="527"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Add</w:t>
        </w:r>
        <w:proofErr w:type="gramEnd"/>
        <w:r w:rsidRPr="004A5736">
          <w:rPr>
            <w:rFonts w:ascii="Times New Roman" w:hAnsi="Times New Roman" w:cs="Times New Roman"/>
            <w:color w:val="FFFFFF"/>
            <w:sz w:val="24"/>
            <w:szCs w:val="24"/>
          </w:rPr>
          <w:t xml:space="preserve"> duplicate elements in the set. These elements will be ignored by set due to not taking duplicate elements. </w:t>
        </w:r>
      </w:ins>
    </w:p>
    <w:p w:rsidR="00CA7811" w:rsidRPr="004A5736" w:rsidRDefault="00CA7811" w:rsidP="00CA7811">
      <w:pPr>
        <w:pStyle w:val="HTMLPreformatted"/>
        <w:pBdr>
          <w:left w:val="single" w:sz="36" w:space="12" w:color="FF0000"/>
        </w:pBdr>
        <w:shd w:val="clear" w:color="auto" w:fill="403432"/>
        <w:rPr>
          <w:ins w:id="528" w:author="Unknown"/>
          <w:rFonts w:ascii="Times New Roman" w:hAnsi="Times New Roman" w:cs="Times New Roman"/>
          <w:color w:val="FFFFFF"/>
          <w:sz w:val="24"/>
          <w:szCs w:val="24"/>
        </w:rPr>
      </w:pPr>
      <w:ins w:id="529"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"Red"); // </w:t>
        </w:r>
        <w:proofErr w:type="spellStart"/>
        <w:r w:rsidRPr="004A5736">
          <w:rPr>
            <w:rFonts w:ascii="Times New Roman" w:hAnsi="Times New Roman" w:cs="Times New Roman"/>
            <w:color w:val="FFFFFF"/>
            <w:sz w:val="24"/>
            <w:szCs w:val="24"/>
          </w:rPr>
          <w:t>s.size</w:t>
        </w:r>
        <w:proofErr w:type="spellEnd"/>
        <w:r w:rsidRPr="004A5736">
          <w:rPr>
            <w:rFonts w:ascii="Times New Roman" w:hAnsi="Times New Roman" w:cs="Times New Roman"/>
            <w:color w:val="FFFFFF"/>
            <w:sz w:val="24"/>
            <w:szCs w:val="24"/>
          </w:rPr>
          <w:t>() is still 5 because we cannot add duplicate element.</w:t>
        </w:r>
      </w:ins>
    </w:p>
    <w:p w:rsidR="00CA7811" w:rsidRPr="004A5736" w:rsidRDefault="00CA7811" w:rsidP="00CA7811">
      <w:pPr>
        <w:pStyle w:val="HTMLPreformatted"/>
        <w:pBdr>
          <w:left w:val="single" w:sz="36" w:space="12" w:color="FF0000"/>
        </w:pBdr>
        <w:shd w:val="clear" w:color="auto" w:fill="403432"/>
        <w:rPr>
          <w:ins w:id="530" w:author="Unknown"/>
          <w:rFonts w:ascii="Times New Roman" w:hAnsi="Times New Roman" w:cs="Times New Roman"/>
          <w:color w:val="FFFFFF"/>
          <w:sz w:val="24"/>
          <w:szCs w:val="24"/>
        </w:rPr>
      </w:pPr>
      <w:ins w:id="531"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"Blue"); // </w:t>
        </w:r>
        <w:proofErr w:type="spellStart"/>
        <w:r w:rsidRPr="004A5736">
          <w:rPr>
            <w:rFonts w:ascii="Times New Roman" w:hAnsi="Times New Roman" w:cs="Times New Roman"/>
            <w:color w:val="FFFFFF"/>
            <w:sz w:val="24"/>
            <w:szCs w:val="24"/>
          </w:rPr>
          <w:t>s.size</w:t>
        </w:r>
        <w:proofErr w:type="spellEnd"/>
        <w:r w:rsidRPr="004A5736">
          <w:rPr>
            <w:rFonts w:ascii="Times New Roman" w:hAnsi="Times New Roman" w:cs="Times New Roman"/>
            <w:color w:val="FFFFFF"/>
            <w:sz w:val="24"/>
            <w:szCs w:val="24"/>
          </w:rPr>
          <w:t>() is still 5 because we cannot add duplicate element.</w:t>
        </w:r>
      </w:ins>
    </w:p>
    <w:p w:rsidR="00CA7811" w:rsidRPr="004A5736" w:rsidRDefault="00CA7811" w:rsidP="00CA7811">
      <w:pPr>
        <w:pStyle w:val="HTMLPreformatted"/>
        <w:pBdr>
          <w:left w:val="single" w:sz="36" w:space="12" w:color="FF0000"/>
        </w:pBdr>
        <w:shd w:val="clear" w:color="auto" w:fill="403432"/>
        <w:rPr>
          <w:ins w:id="532" w:author="Unknown"/>
          <w:rFonts w:ascii="Times New Roman" w:hAnsi="Times New Roman" w:cs="Times New Roman"/>
          <w:color w:val="FFFFFF"/>
          <w:sz w:val="24"/>
          <w:szCs w:val="24"/>
        </w:rPr>
      </w:pPr>
      <w:ins w:id="533"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"Unordered Set Elements"); </w:t>
        </w:r>
      </w:ins>
    </w:p>
    <w:p w:rsidR="00CA7811" w:rsidRPr="004A5736" w:rsidRDefault="00CA7811" w:rsidP="00CA7811">
      <w:pPr>
        <w:pStyle w:val="HTMLPreformatted"/>
        <w:pBdr>
          <w:left w:val="single" w:sz="36" w:space="12" w:color="FF0000"/>
        </w:pBdr>
        <w:shd w:val="clear" w:color="auto" w:fill="403432"/>
        <w:rPr>
          <w:ins w:id="534" w:author="Unknown"/>
          <w:rFonts w:ascii="Times New Roman" w:hAnsi="Times New Roman" w:cs="Times New Roman"/>
          <w:color w:val="FFFFFF"/>
          <w:sz w:val="24"/>
          <w:szCs w:val="24"/>
        </w:rPr>
      </w:pPr>
      <w:ins w:id="535" w:author="Unknown">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 xml:space="preserve">(s); </w:t>
        </w:r>
      </w:ins>
    </w:p>
    <w:p w:rsidR="00CA7811" w:rsidRPr="004A5736" w:rsidRDefault="00CA7811" w:rsidP="00CA7811">
      <w:pPr>
        <w:pStyle w:val="HTMLPreformatted"/>
        <w:pBdr>
          <w:left w:val="single" w:sz="36" w:space="12" w:color="FF0000"/>
        </w:pBdr>
        <w:shd w:val="clear" w:color="auto" w:fill="403432"/>
        <w:rPr>
          <w:ins w:id="536" w:author="Unknown"/>
          <w:rFonts w:ascii="Times New Roman" w:hAnsi="Times New Roman" w:cs="Times New Roman"/>
          <w:color w:val="FFFFFF"/>
          <w:sz w:val="24"/>
          <w:szCs w:val="24"/>
        </w:rPr>
      </w:pPr>
    </w:p>
    <w:p w:rsidR="00CA7811" w:rsidRPr="004A5736" w:rsidRDefault="00CA7811" w:rsidP="00CA7811">
      <w:pPr>
        <w:pStyle w:val="HTMLPreformatted"/>
        <w:pBdr>
          <w:left w:val="single" w:sz="36" w:space="12" w:color="FF0000"/>
        </w:pBdr>
        <w:shd w:val="clear" w:color="auto" w:fill="403432"/>
        <w:rPr>
          <w:ins w:id="537" w:author="Unknown"/>
          <w:rFonts w:ascii="Times New Roman" w:hAnsi="Times New Roman" w:cs="Times New Roman"/>
          <w:color w:val="FFFFFF"/>
          <w:sz w:val="24"/>
          <w:szCs w:val="24"/>
        </w:rPr>
      </w:pPr>
      <w:ins w:id="538" w:author="Unknown">
        <w:r w:rsidRPr="004A5736">
          <w:rPr>
            <w:rFonts w:ascii="Times New Roman" w:hAnsi="Times New Roman" w:cs="Times New Roman"/>
            <w:color w:val="FFFFFF"/>
            <w:sz w:val="24"/>
            <w:szCs w:val="24"/>
          </w:rPr>
          <w:t xml:space="preserve">// Check 'Black' element is present in the above set or not. </w:t>
        </w:r>
      </w:ins>
    </w:p>
    <w:p w:rsidR="00CA7811" w:rsidRPr="004A5736" w:rsidRDefault="00CA7811" w:rsidP="00CA7811">
      <w:pPr>
        <w:pStyle w:val="HTMLPreformatted"/>
        <w:pBdr>
          <w:left w:val="single" w:sz="36" w:space="12" w:color="FF0000"/>
        </w:pBdr>
        <w:shd w:val="clear" w:color="auto" w:fill="403432"/>
        <w:rPr>
          <w:ins w:id="539" w:author="Unknown"/>
          <w:rFonts w:ascii="Times New Roman" w:hAnsi="Times New Roman" w:cs="Times New Roman"/>
          <w:color w:val="FFFFFF"/>
          <w:sz w:val="24"/>
          <w:szCs w:val="24"/>
        </w:rPr>
      </w:pPr>
      <w:ins w:id="540"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if(</w:t>
        </w:r>
        <w:proofErr w:type="spellStart"/>
        <w:proofErr w:type="gramEnd"/>
        <w:r w:rsidRPr="004A5736">
          <w:rPr>
            <w:rFonts w:ascii="Times New Roman" w:hAnsi="Times New Roman" w:cs="Times New Roman"/>
            <w:color w:val="FFFFFF"/>
            <w:sz w:val="24"/>
            <w:szCs w:val="24"/>
          </w:rPr>
          <w:t>s.equals</w:t>
        </w:r>
        <w:proofErr w:type="spellEnd"/>
        <w:r w:rsidRPr="004A5736">
          <w:rPr>
            <w:rFonts w:ascii="Times New Roman" w:hAnsi="Times New Roman" w:cs="Times New Roman"/>
            <w:color w:val="FFFFFF"/>
            <w:sz w:val="24"/>
            <w:szCs w:val="24"/>
          </w:rPr>
          <w:t>("Black"))</w:t>
        </w:r>
      </w:ins>
    </w:p>
    <w:p w:rsidR="00CA7811" w:rsidRPr="004A5736" w:rsidRDefault="00CA7811" w:rsidP="00CA7811">
      <w:pPr>
        <w:pStyle w:val="HTMLPreformatted"/>
        <w:pBdr>
          <w:left w:val="single" w:sz="36" w:space="12" w:color="FF0000"/>
        </w:pBdr>
        <w:shd w:val="clear" w:color="auto" w:fill="403432"/>
        <w:rPr>
          <w:ins w:id="541" w:author="Unknown"/>
          <w:rFonts w:ascii="Times New Roman" w:hAnsi="Times New Roman" w:cs="Times New Roman"/>
          <w:color w:val="FFFFFF"/>
          <w:sz w:val="24"/>
          <w:szCs w:val="24"/>
        </w:rPr>
      </w:pPr>
      <w:ins w:id="542" w:author="Unknown">
        <w:r w:rsidRPr="004A5736">
          <w:rPr>
            <w:rFonts w:ascii="Times New Roman" w:hAnsi="Times New Roman" w:cs="Times New Roman"/>
            <w:color w:val="FFFFFF"/>
            <w:sz w:val="24"/>
            <w:szCs w:val="24"/>
          </w:rPr>
          <w:t xml:space="preserve">   { </w:t>
        </w:r>
      </w:ins>
    </w:p>
    <w:p w:rsidR="00CA7811" w:rsidRPr="004A5736" w:rsidRDefault="00CA7811" w:rsidP="00CA7811">
      <w:pPr>
        <w:pStyle w:val="HTMLPreformatted"/>
        <w:pBdr>
          <w:left w:val="single" w:sz="36" w:space="12" w:color="FF0000"/>
        </w:pBdr>
        <w:shd w:val="clear" w:color="auto" w:fill="403432"/>
        <w:rPr>
          <w:ins w:id="543" w:author="Unknown"/>
          <w:rFonts w:ascii="Times New Roman" w:hAnsi="Times New Roman" w:cs="Times New Roman"/>
          <w:color w:val="FFFFFF"/>
          <w:sz w:val="24"/>
          <w:szCs w:val="24"/>
        </w:rPr>
      </w:pPr>
      <w:ins w:id="544"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"Black element is not present in set."); </w:t>
        </w:r>
      </w:ins>
    </w:p>
    <w:p w:rsidR="00CA7811" w:rsidRPr="004A5736" w:rsidRDefault="00CA7811" w:rsidP="00CA7811">
      <w:pPr>
        <w:pStyle w:val="HTMLPreformatted"/>
        <w:pBdr>
          <w:left w:val="single" w:sz="36" w:space="12" w:color="FF0000"/>
        </w:pBdr>
        <w:shd w:val="clear" w:color="auto" w:fill="403432"/>
        <w:rPr>
          <w:ins w:id="545" w:author="Unknown"/>
          <w:rFonts w:ascii="Times New Roman" w:hAnsi="Times New Roman" w:cs="Times New Roman"/>
          <w:color w:val="FFFFFF"/>
          <w:sz w:val="24"/>
          <w:szCs w:val="24"/>
        </w:rPr>
      </w:pPr>
      <w:ins w:id="546" w:author="Unknown">
        <w:r w:rsidRPr="004A5736">
          <w:rPr>
            <w:rFonts w:ascii="Times New Roman" w:hAnsi="Times New Roman" w:cs="Times New Roman"/>
            <w:color w:val="FFFFFF"/>
            <w:sz w:val="24"/>
            <w:szCs w:val="24"/>
          </w:rPr>
          <w:t xml:space="preserve">   } </w:t>
        </w:r>
      </w:ins>
    </w:p>
    <w:p w:rsidR="00CA7811" w:rsidRPr="004A5736" w:rsidRDefault="00CA7811" w:rsidP="00CA7811">
      <w:pPr>
        <w:pStyle w:val="HTMLPreformatted"/>
        <w:pBdr>
          <w:left w:val="single" w:sz="36" w:space="12" w:color="FF0000"/>
        </w:pBdr>
        <w:shd w:val="clear" w:color="auto" w:fill="403432"/>
        <w:rPr>
          <w:ins w:id="547" w:author="Unknown"/>
          <w:rFonts w:ascii="Times New Roman" w:hAnsi="Times New Roman" w:cs="Times New Roman"/>
          <w:color w:val="FFFFFF"/>
          <w:sz w:val="24"/>
          <w:szCs w:val="24"/>
        </w:rPr>
      </w:pPr>
      <w:ins w:id="548"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else</w:t>
        </w:r>
        <w:proofErr w:type="gram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549" w:author="Unknown"/>
          <w:rFonts w:ascii="Times New Roman" w:hAnsi="Times New Roman" w:cs="Times New Roman"/>
          <w:color w:val="FFFFFF"/>
          <w:sz w:val="24"/>
          <w:szCs w:val="24"/>
        </w:rPr>
      </w:pPr>
      <w:ins w:id="550" w:author="Unknown">
        <w:r w:rsidRPr="004A5736">
          <w:rPr>
            <w:rFonts w:ascii="Times New Roman" w:hAnsi="Times New Roman" w:cs="Times New Roman"/>
            <w:color w:val="FFFFFF"/>
            <w:sz w:val="24"/>
            <w:szCs w:val="24"/>
          </w:rPr>
          <w:t xml:space="preserve">  { </w:t>
        </w:r>
      </w:ins>
    </w:p>
    <w:p w:rsidR="00CA7811" w:rsidRPr="004A5736" w:rsidRDefault="00CA7811" w:rsidP="00CA7811">
      <w:pPr>
        <w:pStyle w:val="HTMLPreformatted"/>
        <w:pBdr>
          <w:left w:val="single" w:sz="36" w:space="12" w:color="FF0000"/>
        </w:pBdr>
        <w:shd w:val="clear" w:color="auto" w:fill="403432"/>
        <w:rPr>
          <w:ins w:id="551" w:author="Unknown"/>
          <w:rFonts w:ascii="Times New Roman" w:hAnsi="Times New Roman" w:cs="Times New Roman"/>
          <w:color w:val="FFFFFF"/>
          <w:sz w:val="24"/>
          <w:szCs w:val="24"/>
        </w:rPr>
      </w:pPr>
      <w:ins w:id="552"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"Black"); </w:t>
        </w:r>
      </w:ins>
    </w:p>
    <w:p w:rsidR="00CA7811" w:rsidRPr="004A5736" w:rsidRDefault="00CA7811" w:rsidP="00CA7811">
      <w:pPr>
        <w:pStyle w:val="HTMLPreformatted"/>
        <w:pBdr>
          <w:left w:val="single" w:sz="36" w:space="12" w:color="FF0000"/>
        </w:pBdr>
        <w:shd w:val="clear" w:color="auto" w:fill="403432"/>
        <w:rPr>
          <w:ins w:id="553" w:author="Unknown"/>
          <w:rFonts w:ascii="Times New Roman" w:hAnsi="Times New Roman" w:cs="Times New Roman"/>
          <w:color w:val="FFFFFF"/>
          <w:sz w:val="24"/>
          <w:szCs w:val="24"/>
        </w:rPr>
      </w:pPr>
      <w:ins w:id="554"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"Black is added successfully."); </w:t>
        </w:r>
      </w:ins>
    </w:p>
    <w:p w:rsidR="00CA7811" w:rsidRPr="004A5736" w:rsidRDefault="00CA7811" w:rsidP="00CA7811">
      <w:pPr>
        <w:pStyle w:val="HTMLPreformatted"/>
        <w:pBdr>
          <w:left w:val="single" w:sz="36" w:space="12" w:color="FF0000"/>
        </w:pBdr>
        <w:shd w:val="clear" w:color="auto" w:fill="403432"/>
        <w:rPr>
          <w:ins w:id="555" w:author="Unknown"/>
          <w:rFonts w:ascii="Times New Roman" w:hAnsi="Times New Roman" w:cs="Times New Roman"/>
          <w:color w:val="FFFFFF"/>
          <w:sz w:val="24"/>
          <w:szCs w:val="24"/>
        </w:rPr>
      </w:pPr>
      <w:ins w:id="556"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"Set Elements after adding black element"); </w:t>
        </w:r>
      </w:ins>
    </w:p>
    <w:p w:rsidR="00CA7811" w:rsidRPr="004A5736" w:rsidRDefault="00CA7811" w:rsidP="00CA7811">
      <w:pPr>
        <w:pStyle w:val="HTMLPreformatted"/>
        <w:pBdr>
          <w:left w:val="single" w:sz="36" w:space="12" w:color="FF0000"/>
        </w:pBdr>
        <w:shd w:val="clear" w:color="auto" w:fill="403432"/>
        <w:rPr>
          <w:ins w:id="557" w:author="Unknown"/>
          <w:rFonts w:ascii="Times New Roman" w:hAnsi="Times New Roman" w:cs="Times New Roman"/>
          <w:color w:val="FFFFFF"/>
          <w:sz w:val="24"/>
          <w:szCs w:val="24"/>
        </w:rPr>
      </w:pPr>
      <w:ins w:id="558" w:author="Unknown">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 xml:space="preserve">(s); </w:t>
        </w:r>
      </w:ins>
    </w:p>
    <w:p w:rsidR="00CA7811" w:rsidRPr="004A5736" w:rsidRDefault="00CA7811" w:rsidP="00CA7811">
      <w:pPr>
        <w:pStyle w:val="HTMLPreformatted"/>
        <w:pBdr>
          <w:left w:val="single" w:sz="36" w:space="12" w:color="FF0000"/>
        </w:pBdr>
        <w:shd w:val="clear" w:color="auto" w:fill="403432"/>
        <w:rPr>
          <w:ins w:id="559" w:author="Unknown"/>
          <w:rFonts w:ascii="Times New Roman" w:hAnsi="Times New Roman" w:cs="Times New Roman"/>
          <w:color w:val="FFFFFF"/>
          <w:sz w:val="24"/>
          <w:szCs w:val="24"/>
        </w:rPr>
      </w:pPr>
      <w:ins w:id="560" w:author="Unknown">
        <w:r w:rsidRPr="004A5736">
          <w:rPr>
            <w:rFonts w:ascii="Times New Roman" w:hAnsi="Times New Roman" w:cs="Times New Roman"/>
            <w:color w:val="FFFFFF"/>
            <w:sz w:val="24"/>
            <w:szCs w:val="24"/>
          </w:rPr>
          <w:t xml:space="preserve">   } </w:t>
        </w:r>
      </w:ins>
    </w:p>
    <w:p w:rsidR="00CA7811" w:rsidRPr="004A5736" w:rsidRDefault="00CA7811" w:rsidP="00CA7811">
      <w:pPr>
        <w:pStyle w:val="HTMLPreformatted"/>
        <w:pBdr>
          <w:left w:val="single" w:sz="36" w:space="12" w:color="FF0000"/>
        </w:pBdr>
        <w:shd w:val="clear" w:color="auto" w:fill="403432"/>
        <w:rPr>
          <w:ins w:id="561" w:author="Unknown"/>
          <w:rFonts w:ascii="Times New Roman" w:hAnsi="Times New Roman" w:cs="Times New Roman"/>
          <w:color w:val="FFFFFF"/>
          <w:sz w:val="24"/>
          <w:szCs w:val="24"/>
        </w:rPr>
      </w:pPr>
      <w:ins w:id="562"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Create</w:t>
        </w:r>
        <w:proofErr w:type="gramEnd"/>
        <w:r w:rsidRPr="004A5736">
          <w:rPr>
            <w:rFonts w:ascii="Times New Roman" w:hAnsi="Times New Roman" w:cs="Times New Roman"/>
            <w:color w:val="FFFFFF"/>
            <w:sz w:val="24"/>
            <w:szCs w:val="24"/>
          </w:rPr>
          <w:t xml:space="preserve"> another set object to add collection of elements to the above set. </w:t>
        </w:r>
      </w:ins>
    </w:p>
    <w:p w:rsidR="00CA7811" w:rsidRPr="004A5736" w:rsidRDefault="00CA7811" w:rsidP="00CA7811">
      <w:pPr>
        <w:pStyle w:val="HTMLPreformatted"/>
        <w:pBdr>
          <w:left w:val="single" w:sz="36" w:space="12" w:color="FF0000"/>
        </w:pBdr>
        <w:shd w:val="clear" w:color="auto" w:fill="403432"/>
        <w:rPr>
          <w:ins w:id="563" w:author="Unknown"/>
          <w:rFonts w:ascii="Times New Roman" w:hAnsi="Times New Roman" w:cs="Times New Roman"/>
          <w:color w:val="FFFFFF"/>
          <w:sz w:val="24"/>
          <w:szCs w:val="24"/>
        </w:rPr>
      </w:pPr>
      <w:ins w:id="564" w:author="Unknown">
        <w:r w:rsidRPr="004A5736">
          <w:rPr>
            <w:rFonts w:ascii="Times New Roman" w:hAnsi="Times New Roman" w:cs="Times New Roman"/>
            <w:color w:val="FFFFFF"/>
            <w:sz w:val="24"/>
            <w:szCs w:val="24"/>
          </w:rPr>
          <w:t xml:space="preserve">   Set&lt;String&gt; s2 = new </w:t>
        </w:r>
        <w:proofErr w:type="spellStart"/>
        <w:r w:rsidRPr="004A5736">
          <w:rPr>
            <w:rFonts w:ascii="Times New Roman" w:hAnsi="Times New Roman" w:cs="Times New Roman"/>
            <w:color w:val="FFFFFF"/>
            <w:sz w:val="24"/>
            <w:szCs w:val="24"/>
          </w:rPr>
          <w:t>LinkedHashSet</w:t>
        </w:r>
        <w:proofErr w:type="spellEnd"/>
        <w:r w:rsidRPr="004A5736">
          <w:rPr>
            <w:rFonts w:ascii="Times New Roman" w:hAnsi="Times New Roman" w:cs="Times New Roman"/>
            <w:color w:val="FFFFFF"/>
            <w:sz w:val="24"/>
            <w:szCs w:val="24"/>
          </w:rPr>
          <w:t>&lt;String</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565" w:author="Unknown"/>
          <w:rFonts w:ascii="Times New Roman" w:hAnsi="Times New Roman" w:cs="Times New Roman"/>
          <w:color w:val="FFFFFF"/>
          <w:sz w:val="24"/>
          <w:szCs w:val="24"/>
        </w:rPr>
      </w:pPr>
      <w:ins w:id="566"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s2.add(</w:t>
        </w:r>
        <w:proofErr w:type="gramEnd"/>
        <w:r w:rsidRPr="004A5736">
          <w:rPr>
            <w:rFonts w:ascii="Times New Roman" w:hAnsi="Times New Roman" w:cs="Times New Roman"/>
            <w:color w:val="FFFFFF"/>
            <w:sz w:val="24"/>
            <w:szCs w:val="24"/>
          </w:rPr>
          <w:t xml:space="preserve">"White"); </w:t>
        </w:r>
      </w:ins>
    </w:p>
    <w:p w:rsidR="00CA7811" w:rsidRPr="004A5736" w:rsidRDefault="00CA7811" w:rsidP="00CA7811">
      <w:pPr>
        <w:pStyle w:val="HTMLPreformatted"/>
        <w:pBdr>
          <w:left w:val="single" w:sz="36" w:space="12" w:color="FF0000"/>
        </w:pBdr>
        <w:shd w:val="clear" w:color="auto" w:fill="403432"/>
        <w:rPr>
          <w:ins w:id="567" w:author="Unknown"/>
          <w:rFonts w:ascii="Times New Roman" w:hAnsi="Times New Roman" w:cs="Times New Roman"/>
          <w:color w:val="FFFFFF"/>
          <w:sz w:val="24"/>
          <w:szCs w:val="24"/>
        </w:rPr>
      </w:pPr>
      <w:ins w:id="568"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s2.add(</w:t>
        </w:r>
        <w:proofErr w:type="gramEnd"/>
        <w:r w:rsidRPr="004A5736">
          <w:rPr>
            <w:rFonts w:ascii="Times New Roman" w:hAnsi="Times New Roman" w:cs="Times New Roman"/>
            <w:color w:val="FFFFFF"/>
            <w:sz w:val="24"/>
            <w:szCs w:val="24"/>
          </w:rPr>
          <w:t xml:space="preserve">"Brown"); </w:t>
        </w:r>
      </w:ins>
    </w:p>
    <w:p w:rsidR="00CA7811" w:rsidRPr="004A5736" w:rsidRDefault="00CA7811" w:rsidP="00CA7811">
      <w:pPr>
        <w:pStyle w:val="HTMLPreformatted"/>
        <w:pBdr>
          <w:left w:val="single" w:sz="36" w:space="12" w:color="FF0000"/>
        </w:pBdr>
        <w:shd w:val="clear" w:color="auto" w:fill="403432"/>
        <w:rPr>
          <w:ins w:id="569" w:author="Unknown"/>
          <w:rFonts w:ascii="Times New Roman" w:hAnsi="Times New Roman" w:cs="Times New Roman"/>
          <w:color w:val="FFFFFF"/>
          <w:sz w:val="24"/>
          <w:szCs w:val="24"/>
        </w:rPr>
      </w:pPr>
      <w:ins w:id="570"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s2.add(</w:t>
        </w:r>
        <w:proofErr w:type="gramEnd"/>
        <w:r w:rsidRPr="004A5736">
          <w:rPr>
            <w:rFonts w:ascii="Times New Roman" w:hAnsi="Times New Roman" w:cs="Times New Roman"/>
            <w:color w:val="FFFFFF"/>
            <w:sz w:val="24"/>
            <w:szCs w:val="24"/>
          </w:rPr>
          <w:t xml:space="preserve">"Red"); // Duplicate element. </w:t>
        </w:r>
      </w:ins>
    </w:p>
    <w:p w:rsidR="00CA7811" w:rsidRPr="004A5736" w:rsidRDefault="00CA7811" w:rsidP="00CA7811">
      <w:pPr>
        <w:pStyle w:val="HTMLPreformatted"/>
        <w:pBdr>
          <w:left w:val="single" w:sz="36" w:space="12" w:color="FF0000"/>
        </w:pBdr>
        <w:shd w:val="clear" w:color="auto" w:fill="403432"/>
        <w:rPr>
          <w:ins w:id="571" w:author="Unknown"/>
          <w:rFonts w:ascii="Times New Roman" w:hAnsi="Times New Roman" w:cs="Times New Roman"/>
          <w:color w:val="FFFFFF"/>
          <w:sz w:val="24"/>
          <w:szCs w:val="24"/>
        </w:rPr>
      </w:pPr>
    </w:p>
    <w:p w:rsidR="00CA7811" w:rsidRPr="004A5736" w:rsidRDefault="00CA7811" w:rsidP="00CA7811">
      <w:pPr>
        <w:pStyle w:val="HTMLPreformatted"/>
        <w:pBdr>
          <w:left w:val="single" w:sz="36" w:space="12" w:color="FF0000"/>
        </w:pBdr>
        <w:shd w:val="clear" w:color="auto" w:fill="403432"/>
        <w:rPr>
          <w:ins w:id="572" w:author="Unknown"/>
          <w:rFonts w:ascii="Times New Roman" w:hAnsi="Times New Roman" w:cs="Times New Roman"/>
          <w:color w:val="FFFFFF"/>
          <w:sz w:val="24"/>
          <w:szCs w:val="24"/>
        </w:rPr>
      </w:pPr>
      <w:ins w:id="573" w:author="Unknown">
        <w:r w:rsidRPr="004A5736">
          <w:rPr>
            <w:rFonts w:ascii="Times New Roman" w:hAnsi="Times New Roman" w:cs="Times New Roman"/>
            <w:color w:val="FFFFFF"/>
            <w:sz w:val="24"/>
            <w:szCs w:val="24"/>
          </w:rPr>
          <w:t xml:space="preserve">// Call </w:t>
        </w:r>
        <w:proofErr w:type="spellStart"/>
        <w:proofErr w:type="gramStart"/>
        <w:r w:rsidRPr="004A5736">
          <w:rPr>
            <w:rFonts w:ascii="Times New Roman" w:hAnsi="Times New Roman" w:cs="Times New Roman"/>
            <w:color w:val="FFFFFF"/>
            <w:sz w:val="24"/>
            <w:szCs w:val="24"/>
          </w:rPr>
          <w:t>addAll</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 method to add all the elements of the given collection. </w:t>
        </w:r>
      </w:ins>
    </w:p>
    <w:p w:rsidR="00CA7811" w:rsidRPr="004A5736" w:rsidRDefault="00CA7811" w:rsidP="00CA7811">
      <w:pPr>
        <w:pStyle w:val="HTMLPreformatted"/>
        <w:pBdr>
          <w:left w:val="single" w:sz="36" w:space="12" w:color="FF0000"/>
        </w:pBdr>
        <w:shd w:val="clear" w:color="auto" w:fill="403432"/>
        <w:rPr>
          <w:ins w:id="574" w:author="Unknown"/>
          <w:rFonts w:ascii="Times New Roman" w:hAnsi="Times New Roman" w:cs="Times New Roman"/>
          <w:color w:val="FFFFFF"/>
          <w:sz w:val="24"/>
          <w:szCs w:val="24"/>
        </w:rPr>
      </w:pPr>
      <w:ins w:id="575"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s.addAll</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s2); </w:t>
        </w:r>
      </w:ins>
    </w:p>
    <w:p w:rsidR="00CA7811" w:rsidRPr="004A5736" w:rsidRDefault="00CA7811" w:rsidP="00CA7811">
      <w:pPr>
        <w:pStyle w:val="HTMLPreformatted"/>
        <w:pBdr>
          <w:left w:val="single" w:sz="36" w:space="12" w:color="FF0000"/>
        </w:pBdr>
        <w:shd w:val="clear" w:color="auto" w:fill="403432"/>
        <w:rPr>
          <w:ins w:id="576" w:author="Unknown"/>
          <w:rFonts w:ascii="Times New Roman" w:hAnsi="Times New Roman" w:cs="Times New Roman"/>
          <w:color w:val="FFFFFF"/>
          <w:sz w:val="24"/>
          <w:szCs w:val="24"/>
        </w:rPr>
      </w:pPr>
      <w:ins w:id="577"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"Set Elements after adding elements from given collection"); </w:t>
        </w:r>
      </w:ins>
    </w:p>
    <w:p w:rsidR="00CA7811" w:rsidRPr="004A5736" w:rsidRDefault="00CA7811" w:rsidP="00CA7811">
      <w:pPr>
        <w:pStyle w:val="HTMLPreformatted"/>
        <w:pBdr>
          <w:left w:val="single" w:sz="36" w:space="12" w:color="FF0000"/>
        </w:pBdr>
        <w:shd w:val="clear" w:color="auto" w:fill="403432"/>
        <w:rPr>
          <w:ins w:id="578" w:author="Unknown"/>
          <w:rFonts w:ascii="Times New Roman" w:hAnsi="Times New Roman" w:cs="Times New Roman"/>
          <w:color w:val="FFFFFF"/>
          <w:sz w:val="24"/>
          <w:szCs w:val="24"/>
        </w:rPr>
      </w:pPr>
      <w:ins w:id="579" w:author="Unknown">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 xml:space="preserve">(s); </w:t>
        </w:r>
      </w:ins>
    </w:p>
    <w:p w:rsidR="00CA7811" w:rsidRPr="004A5736" w:rsidRDefault="00CA7811" w:rsidP="00CA7811">
      <w:pPr>
        <w:pStyle w:val="HTMLPreformatted"/>
        <w:pBdr>
          <w:left w:val="single" w:sz="36" w:space="12" w:color="FF0000"/>
        </w:pBdr>
        <w:shd w:val="clear" w:color="auto" w:fill="403432"/>
        <w:rPr>
          <w:ins w:id="580" w:author="Unknown"/>
          <w:rFonts w:ascii="Times New Roman" w:hAnsi="Times New Roman" w:cs="Times New Roman"/>
          <w:color w:val="FFFFFF"/>
          <w:sz w:val="24"/>
          <w:szCs w:val="24"/>
        </w:rPr>
      </w:pPr>
      <w:ins w:id="581" w:author="Unknown">
        <w:r w:rsidRPr="004A5736">
          <w:rPr>
            <w:rFonts w:ascii="Times New Roman" w:hAnsi="Times New Roman" w:cs="Times New Roman"/>
            <w:color w:val="FFFFFF"/>
            <w:sz w:val="24"/>
            <w:szCs w:val="24"/>
          </w:rPr>
          <w:t xml:space="preserve"> } </w:t>
        </w:r>
      </w:ins>
    </w:p>
    <w:p w:rsidR="00CA7811" w:rsidRPr="004A5736" w:rsidRDefault="00CA7811" w:rsidP="00CA7811">
      <w:pPr>
        <w:pStyle w:val="HTMLPreformatted"/>
        <w:pBdr>
          <w:left w:val="single" w:sz="36" w:space="12" w:color="FF0000"/>
        </w:pBdr>
        <w:shd w:val="clear" w:color="auto" w:fill="403432"/>
        <w:rPr>
          <w:ins w:id="582" w:author="Unknown"/>
          <w:rFonts w:ascii="Times New Roman" w:hAnsi="Times New Roman" w:cs="Times New Roman"/>
          <w:color w:val="FFFFFF"/>
          <w:sz w:val="24"/>
          <w:szCs w:val="24"/>
        </w:rPr>
      </w:pPr>
      <w:ins w:id="583" w:author="Unknown">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584" w:author="Unknown"/>
          <w:rFonts w:ascii="Times New Roman" w:hAnsi="Times New Roman" w:cs="Times New Roman"/>
          <w:color w:val="FFFFFF"/>
          <w:sz w:val="24"/>
          <w:szCs w:val="24"/>
        </w:rPr>
      </w:pPr>
      <w:ins w:id="585" w:author="Unknown">
        <w:r w:rsidRPr="004A5736">
          <w:rPr>
            <w:rFonts w:ascii="Times New Roman" w:hAnsi="Times New Roman" w:cs="Times New Roman"/>
            <w:color w:val="FFFFFF"/>
            <w:sz w:val="24"/>
            <w:szCs w:val="24"/>
          </w:rPr>
          <w:t xml:space="preserve">Output: </w:t>
        </w:r>
      </w:ins>
    </w:p>
    <w:p w:rsidR="00CA7811" w:rsidRPr="004A5736" w:rsidRDefault="00CA7811" w:rsidP="00CA7811">
      <w:pPr>
        <w:pStyle w:val="HTMLPreformatted"/>
        <w:pBdr>
          <w:left w:val="single" w:sz="36" w:space="12" w:color="FF0000"/>
        </w:pBdr>
        <w:shd w:val="clear" w:color="auto" w:fill="403432"/>
        <w:rPr>
          <w:ins w:id="586" w:author="Unknown"/>
          <w:rFonts w:ascii="Times New Roman" w:hAnsi="Times New Roman" w:cs="Times New Roman"/>
          <w:color w:val="FFFFFF"/>
          <w:sz w:val="24"/>
          <w:szCs w:val="24"/>
        </w:rPr>
      </w:pPr>
      <w:ins w:id="587" w:author="Unknown">
        <w:r w:rsidRPr="004A5736">
          <w:rPr>
            <w:rFonts w:ascii="Times New Roman" w:hAnsi="Times New Roman" w:cs="Times New Roman"/>
            <w:color w:val="FFFFFF"/>
            <w:sz w:val="24"/>
            <w:szCs w:val="24"/>
          </w:rPr>
          <w:t xml:space="preserve">       Size before adding elements: 0 </w:t>
        </w:r>
      </w:ins>
    </w:p>
    <w:p w:rsidR="00CA7811" w:rsidRPr="004A5736" w:rsidRDefault="00CA7811" w:rsidP="00CA7811">
      <w:pPr>
        <w:pStyle w:val="HTMLPreformatted"/>
        <w:pBdr>
          <w:left w:val="single" w:sz="36" w:space="12" w:color="FF0000"/>
        </w:pBdr>
        <w:shd w:val="clear" w:color="auto" w:fill="403432"/>
        <w:rPr>
          <w:ins w:id="588" w:author="Unknown"/>
          <w:rFonts w:ascii="Times New Roman" w:hAnsi="Times New Roman" w:cs="Times New Roman"/>
          <w:color w:val="FFFFFF"/>
          <w:sz w:val="24"/>
          <w:szCs w:val="24"/>
        </w:rPr>
      </w:pPr>
      <w:ins w:id="589" w:author="Unknown">
        <w:r w:rsidRPr="004A5736">
          <w:rPr>
            <w:rFonts w:ascii="Times New Roman" w:hAnsi="Times New Roman" w:cs="Times New Roman"/>
            <w:color w:val="FFFFFF"/>
            <w:sz w:val="24"/>
            <w:szCs w:val="24"/>
          </w:rPr>
          <w:t xml:space="preserve">       Unordered Set Elements </w:t>
        </w:r>
      </w:ins>
    </w:p>
    <w:p w:rsidR="00CA7811" w:rsidRPr="004A5736" w:rsidRDefault="00CA7811" w:rsidP="00CA7811">
      <w:pPr>
        <w:pStyle w:val="HTMLPreformatted"/>
        <w:pBdr>
          <w:left w:val="single" w:sz="36" w:space="12" w:color="FF0000"/>
        </w:pBdr>
        <w:shd w:val="clear" w:color="auto" w:fill="403432"/>
        <w:rPr>
          <w:ins w:id="590" w:author="Unknown"/>
          <w:rFonts w:ascii="Times New Roman" w:hAnsi="Times New Roman" w:cs="Times New Roman"/>
          <w:color w:val="FFFFFF"/>
          <w:sz w:val="24"/>
          <w:szCs w:val="24"/>
        </w:rPr>
      </w:pPr>
      <w:ins w:id="591" w:author="Unknown">
        <w:r w:rsidRPr="004A5736">
          <w:rPr>
            <w:rFonts w:ascii="Times New Roman" w:hAnsi="Times New Roman" w:cs="Times New Roman"/>
            <w:color w:val="FFFFFF"/>
            <w:sz w:val="24"/>
            <w:szCs w:val="24"/>
          </w:rPr>
          <w:t xml:space="preserve">       [Red, Blue, Yellow, Orange, Green] </w:t>
        </w:r>
      </w:ins>
    </w:p>
    <w:p w:rsidR="00CA7811" w:rsidRPr="004A5736" w:rsidRDefault="00CA7811" w:rsidP="00CA7811">
      <w:pPr>
        <w:pStyle w:val="HTMLPreformatted"/>
        <w:pBdr>
          <w:left w:val="single" w:sz="36" w:space="12" w:color="FF0000"/>
        </w:pBdr>
        <w:shd w:val="clear" w:color="auto" w:fill="403432"/>
        <w:rPr>
          <w:ins w:id="592" w:author="Unknown"/>
          <w:rFonts w:ascii="Times New Roman" w:hAnsi="Times New Roman" w:cs="Times New Roman"/>
          <w:color w:val="FFFFFF"/>
          <w:sz w:val="24"/>
          <w:szCs w:val="24"/>
        </w:rPr>
      </w:pPr>
      <w:ins w:id="593" w:author="Unknown">
        <w:r w:rsidRPr="004A5736">
          <w:rPr>
            <w:rFonts w:ascii="Times New Roman" w:hAnsi="Times New Roman" w:cs="Times New Roman"/>
            <w:color w:val="FFFFFF"/>
            <w:sz w:val="24"/>
            <w:szCs w:val="24"/>
          </w:rPr>
          <w:t xml:space="preserve">       Black is added successfully. </w:t>
        </w:r>
      </w:ins>
    </w:p>
    <w:p w:rsidR="00CA7811" w:rsidRPr="004A5736" w:rsidRDefault="00CA7811" w:rsidP="00CA7811">
      <w:pPr>
        <w:pStyle w:val="HTMLPreformatted"/>
        <w:pBdr>
          <w:left w:val="single" w:sz="36" w:space="12" w:color="FF0000"/>
        </w:pBdr>
        <w:shd w:val="clear" w:color="auto" w:fill="403432"/>
        <w:rPr>
          <w:ins w:id="594" w:author="Unknown"/>
          <w:rFonts w:ascii="Times New Roman" w:hAnsi="Times New Roman" w:cs="Times New Roman"/>
          <w:color w:val="FFFFFF"/>
          <w:sz w:val="24"/>
          <w:szCs w:val="24"/>
        </w:rPr>
      </w:pPr>
      <w:ins w:id="595" w:author="Unknown">
        <w:r w:rsidRPr="004A5736">
          <w:rPr>
            <w:rFonts w:ascii="Times New Roman" w:hAnsi="Times New Roman" w:cs="Times New Roman"/>
            <w:color w:val="FFFFFF"/>
            <w:sz w:val="24"/>
            <w:szCs w:val="24"/>
          </w:rPr>
          <w:t xml:space="preserve">       Set Elements after adding black element </w:t>
        </w:r>
      </w:ins>
    </w:p>
    <w:p w:rsidR="00CA7811" w:rsidRPr="004A5736" w:rsidRDefault="00CA7811" w:rsidP="00CA7811">
      <w:pPr>
        <w:pStyle w:val="HTMLPreformatted"/>
        <w:pBdr>
          <w:left w:val="single" w:sz="36" w:space="12" w:color="FF0000"/>
        </w:pBdr>
        <w:shd w:val="clear" w:color="auto" w:fill="403432"/>
        <w:rPr>
          <w:ins w:id="596" w:author="Unknown"/>
          <w:rFonts w:ascii="Times New Roman" w:hAnsi="Times New Roman" w:cs="Times New Roman"/>
          <w:color w:val="FFFFFF"/>
          <w:sz w:val="24"/>
          <w:szCs w:val="24"/>
        </w:rPr>
      </w:pPr>
      <w:ins w:id="597" w:author="Unknown">
        <w:r w:rsidRPr="004A5736">
          <w:rPr>
            <w:rFonts w:ascii="Times New Roman" w:hAnsi="Times New Roman" w:cs="Times New Roman"/>
            <w:color w:val="FFFFFF"/>
            <w:sz w:val="24"/>
            <w:szCs w:val="24"/>
          </w:rPr>
          <w:t xml:space="preserve">       [Red, Blue, Yellow, Black, Orange, Green] </w:t>
        </w:r>
      </w:ins>
    </w:p>
    <w:p w:rsidR="00CA7811" w:rsidRPr="004A5736" w:rsidRDefault="00CA7811" w:rsidP="00CA7811">
      <w:pPr>
        <w:pStyle w:val="HTMLPreformatted"/>
        <w:pBdr>
          <w:left w:val="single" w:sz="36" w:space="12" w:color="FF0000"/>
        </w:pBdr>
        <w:shd w:val="clear" w:color="auto" w:fill="403432"/>
        <w:rPr>
          <w:ins w:id="598" w:author="Unknown"/>
          <w:rFonts w:ascii="Times New Roman" w:hAnsi="Times New Roman" w:cs="Times New Roman"/>
          <w:color w:val="FFFFFF"/>
          <w:sz w:val="24"/>
          <w:szCs w:val="24"/>
        </w:rPr>
      </w:pPr>
      <w:ins w:id="599" w:author="Unknown">
        <w:r w:rsidRPr="004A5736">
          <w:rPr>
            <w:rFonts w:ascii="Times New Roman" w:hAnsi="Times New Roman" w:cs="Times New Roman"/>
            <w:color w:val="FFFFFF"/>
            <w:sz w:val="24"/>
            <w:szCs w:val="24"/>
          </w:rPr>
          <w:t xml:space="preserve">       Set Elements after adding elements from given collection </w:t>
        </w:r>
      </w:ins>
    </w:p>
    <w:p w:rsidR="00CA7811" w:rsidRPr="004A5736" w:rsidRDefault="00CA7811" w:rsidP="00CA7811">
      <w:pPr>
        <w:pStyle w:val="HTMLPreformatted"/>
        <w:pBdr>
          <w:left w:val="single" w:sz="36" w:space="12" w:color="FF0000"/>
        </w:pBdr>
        <w:shd w:val="clear" w:color="auto" w:fill="403432"/>
        <w:spacing w:after="360"/>
        <w:rPr>
          <w:ins w:id="600" w:author="Unknown"/>
          <w:rFonts w:ascii="Times New Roman" w:hAnsi="Times New Roman" w:cs="Times New Roman"/>
          <w:color w:val="FFFFFF"/>
          <w:sz w:val="24"/>
          <w:szCs w:val="24"/>
        </w:rPr>
      </w:pPr>
      <w:ins w:id="601" w:author="Unknown">
        <w:r w:rsidRPr="004A5736">
          <w:rPr>
            <w:rFonts w:ascii="Times New Roman" w:hAnsi="Times New Roman" w:cs="Times New Roman"/>
            <w:color w:val="FFFFFF"/>
            <w:sz w:val="24"/>
            <w:szCs w:val="24"/>
          </w:rPr>
          <w:t xml:space="preserve">       [Red, Brown, White, Blue, Yellow, Black, Orange, Green]</w:t>
        </w:r>
      </w:ins>
    </w:p>
    <w:p w:rsidR="00CA7811" w:rsidRPr="004A5736" w:rsidRDefault="00CA7811" w:rsidP="00CA7811">
      <w:pPr>
        <w:pStyle w:val="NormalWeb"/>
        <w:shd w:val="clear" w:color="auto" w:fill="FFFFFF"/>
        <w:spacing w:before="0" w:beforeAutospacing="0" w:after="144" w:afterAutospacing="0"/>
        <w:rPr>
          <w:ins w:id="602" w:author="Unknown"/>
          <w:color w:val="000000"/>
        </w:rPr>
      </w:pPr>
      <w:ins w:id="603" w:author="Unknown">
        <w:r w:rsidRPr="004A5736">
          <w:rPr>
            <w:color w:val="000000"/>
          </w:rPr>
          <w:t xml:space="preserve">In the above example program, you can observe in the output, set does not maintain the order of elements while storing. It gives an unordered collection of elements in </w:t>
        </w:r>
        <w:proofErr w:type="spellStart"/>
        <w:r w:rsidRPr="004A5736">
          <w:rPr>
            <w:color w:val="000000"/>
          </w:rPr>
          <w:t>HashSet</w:t>
        </w:r>
        <w:proofErr w:type="spellEnd"/>
        <w:r w:rsidRPr="004A5736">
          <w:rPr>
            <w:color w:val="000000"/>
          </w:rPr>
          <w:t>.</w:t>
        </w:r>
      </w:ins>
    </w:p>
    <w:p w:rsidR="00CA7811" w:rsidRPr="004A5736" w:rsidRDefault="00CA7811" w:rsidP="00CA7811">
      <w:pPr>
        <w:pStyle w:val="NormalWeb"/>
        <w:shd w:val="clear" w:color="auto" w:fill="FFFFFF"/>
        <w:spacing w:before="0" w:beforeAutospacing="0" w:after="144" w:afterAutospacing="0"/>
        <w:rPr>
          <w:ins w:id="604" w:author="Unknown"/>
          <w:color w:val="000000"/>
        </w:rPr>
      </w:pPr>
      <w:ins w:id="605" w:author="Unknown">
        <w:r w:rsidRPr="004A5736">
          <w:rPr>
            <w:color w:val="000000"/>
          </w:rPr>
          <w:lastRenderedPageBreak/>
          <w:t xml:space="preserve">To impose an order on them, we need to use the </w:t>
        </w:r>
        <w:proofErr w:type="spellStart"/>
        <w:r w:rsidRPr="004A5736">
          <w:rPr>
            <w:color w:val="000000"/>
          </w:rPr>
          <w:t>LinkedHashSet</w:t>
        </w:r>
        <w:proofErr w:type="spellEnd"/>
        <w:r w:rsidRPr="004A5736">
          <w:rPr>
            <w:color w:val="000000"/>
          </w:rPr>
          <w:t xml:space="preserve"> class, which we will learn in the next section.</w:t>
        </w:r>
      </w:ins>
    </w:p>
    <w:p w:rsidR="00CA7811" w:rsidRPr="004A5736" w:rsidRDefault="00CA7811" w:rsidP="00CA7811">
      <w:pPr>
        <w:pStyle w:val="NormalWeb"/>
        <w:shd w:val="clear" w:color="auto" w:fill="FFFFFF"/>
        <w:spacing w:before="0" w:beforeAutospacing="0" w:after="144" w:afterAutospacing="0"/>
        <w:rPr>
          <w:ins w:id="606" w:author="Unknown"/>
          <w:color w:val="000000"/>
        </w:rPr>
      </w:pPr>
      <w:ins w:id="607" w:author="Unknown">
        <w:r w:rsidRPr="004A5736">
          <w:rPr>
            <w:color w:val="000000"/>
          </w:rPr>
          <w:t>When we add duplicate elements in the set, it rejected duplicate elements because the set does not allow duplicate elements (keep in mind these points).</w:t>
        </w:r>
      </w:ins>
    </w:p>
    <w:p w:rsidR="00CA7811" w:rsidRPr="004A5736" w:rsidRDefault="00CA7811" w:rsidP="00CA7811">
      <w:pPr>
        <w:pStyle w:val="NormalWeb"/>
        <w:shd w:val="clear" w:color="auto" w:fill="FFFFFF"/>
        <w:spacing w:before="0" w:beforeAutospacing="0" w:after="0" w:afterAutospacing="0"/>
        <w:rPr>
          <w:ins w:id="608" w:author="Unknown"/>
          <w:color w:val="000000"/>
        </w:rPr>
      </w:pPr>
      <w:ins w:id="609" w:author="Unknown">
        <w:r w:rsidRPr="004A5736">
          <w:rPr>
            <w:rStyle w:val="Strong"/>
            <w:color w:val="000000"/>
            <w:bdr w:val="none" w:sz="0" w:space="0" w:color="auto" w:frame="1"/>
          </w:rPr>
          <w:t>2. </w:t>
        </w:r>
        <w:r w:rsidRPr="004A5736">
          <w:rPr>
            <w:rStyle w:val="Strong"/>
            <w:color w:val="FF0000"/>
            <w:bdr w:val="none" w:sz="0" w:space="0" w:color="auto" w:frame="1"/>
          </w:rPr>
          <w:t>Removing an Element from Set:</w:t>
        </w:r>
        <w:r w:rsidRPr="004A5736">
          <w:rPr>
            <w:color w:val="000000"/>
          </w:rPr>
          <w:t> Let’s take a program where we will remove an element from set. We will also check the set is empty or not before adding elements in the list.</w:t>
        </w:r>
      </w:ins>
    </w:p>
    <w:p w:rsidR="00CA7811" w:rsidRPr="004A5736" w:rsidRDefault="00CA7811" w:rsidP="00CA7811">
      <w:pPr>
        <w:pStyle w:val="NormalWeb"/>
        <w:shd w:val="clear" w:color="auto" w:fill="FFFFFF"/>
        <w:spacing w:before="0" w:beforeAutospacing="0" w:after="0" w:afterAutospacing="0"/>
        <w:rPr>
          <w:ins w:id="610" w:author="Unknown"/>
          <w:color w:val="000000"/>
        </w:rPr>
      </w:pPr>
      <w:ins w:id="611" w:author="Unknown">
        <w:r w:rsidRPr="004A5736">
          <w:rPr>
            <w:rStyle w:val="Strong"/>
            <w:color w:val="000000"/>
            <w:bdr w:val="none" w:sz="0" w:space="0" w:color="auto" w:frame="1"/>
          </w:rPr>
          <w:t>Program source code 2:</w:t>
        </w:r>
      </w:ins>
    </w:p>
    <w:p w:rsidR="00CA7811" w:rsidRPr="004A5736" w:rsidRDefault="00CA7811" w:rsidP="00CA7811">
      <w:pPr>
        <w:pStyle w:val="HTMLPreformatted"/>
        <w:pBdr>
          <w:left w:val="single" w:sz="36" w:space="12" w:color="FF0000"/>
        </w:pBdr>
        <w:shd w:val="clear" w:color="auto" w:fill="403432"/>
        <w:rPr>
          <w:ins w:id="612" w:author="Unknown"/>
          <w:rFonts w:ascii="Times New Roman" w:hAnsi="Times New Roman" w:cs="Times New Roman"/>
          <w:color w:val="FFFFFF"/>
          <w:sz w:val="24"/>
          <w:szCs w:val="24"/>
        </w:rPr>
      </w:pPr>
      <w:proofErr w:type="gramStart"/>
      <w:ins w:id="613" w:author="Unknown">
        <w:r w:rsidRPr="004A5736">
          <w:rPr>
            <w:rFonts w:ascii="Times New Roman" w:hAnsi="Times New Roman" w:cs="Times New Roman"/>
            <w:color w:val="FFFFFF"/>
            <w:sz w:val="24"/>
            <w:szCs w:val="24"/>
          </w:rPr>
          <w:t>package</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setProgram</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614" w:author="Unknown"/>
          <w:rFonts w:ascii="Times New Roman" w:hAnsi="Times New Roman" w:cs="Times New Roman"/>
          <w:color w:val="FFFFFF"/>
          <w:sz w:val="24"/>
          <w:szCs w:val="24"/>
        </w:rPr>
      </w:pPr>
      <w:proofErr w:type="gramStart"/>
      <w:ins w:id="615"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java.util.HashSet</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616" w:author="Unknown"/>
          <w:rFonts w:ascii="Times New Roman" w:hAnsi="Times New Roman" w:cs="Times New Roman"/>
          <w:color w:val="FFFFFF"/>
          <w:sz w:val="24"/>
          <w:szCs w:val="24"/>
        </w:rPr>
      </w:pPr>
      <w:proofErr w:type="gramStart"/>
      <w:ins w:id="617"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java.util.Set</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618" w:author="Unknown"/>
          <w:rFonts w:ascii="Times New Roman" w:hAnsi="Times New Roman" w:cs="Times New Roman"/>
          <w:color w:val="FFFFFF"/>
          <w:sz w:val="24"/>
          <w:szCs w:val="24"/>
        </w:rPr>
      </w:pPr>
      <w:proofErr w:type="gramStart"/>
      <w:ins w:id="619"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class SetExample2 </w:t>
        </w:r>
      </w:ins>
    </w:p>
    <w:p w:rsidR="00CA7811" w:rsidRPr="004A5736" w:rsidRDefault="00CA7811" w:rsidP="00CA7811">
      <w:pPr>
        <w:pStyle w:val="HTMLPreformatted"/>
        <w:pBdr>
          <w:left w:val="single" w:sz="36" w:space="12" w:color="FF0000"/>
        </w:pBdr>
        <w:shd w:val="clear" w:color="auto" w:fill="403432"/>
        <w:rPr>
          <w:ins w:id="620" w:author="Unknown"/>
          <w:rFonts w:ascii="Times New Roman" w:hAnsi="Times New Roman" w:cs="Times New Roman"/>
          <w:color w:val="FFFFFF"/>
          <w:sz w:val="24"/>
          <w:szCs w:val="24"/>
        </w:rPr>
      </w:pPr>
      <w:ins w:id="621"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622" w:author="Unknown"/>
          <w:rFonts w:ascii="Times New Roman" w:hAnsi="Times New Roman" w:cs="Times New Roman"/>
          <w:color w:val="FFFFFF"/>
          <w:sz w:val="24"/>
          <w:szCs w:val="24"/>
        </w:rPr>
      </w:pPr>
      <w:proofErr w:type="gramStart"/>
      <w:ins w:id="623"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static void main(String[] </w:t>
        </w:r>
        <w:proofErr w:type="spellStart"/>
        <w:r w:rsidRPr="004A5736">
          <w:rPr>
            <w:rFonts w:ascii="Times New Roman" w:hAnsi="Times New Roman" w:cs="Times New Roman"/>
            <w:color w:val="FFFFFF"/>
            <w:sz w:val="24"/>
            <w:szCs w:val="24"/>
          </w:rPr>
          <w:t>args</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624" w:author="Unknown"/>
          <w:rFonts w:ascii="Times New Roman" w:hAnsi="Times New Roman" w:cs="Times New Roman"/>
          <w:color w:val="FFFFFF"/>
          <w:sz w:val="24"/>
          <w:szCs w:val="24"/>
        </w:rPr>
      </w:pPr>
      <w:ins w:id="625"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626" w:author="Unknown"/>
          <w:rFonts w:ascii="Times New Roman" w:hAnsi="Times New Roman" w:cs="Times New Roman"/>
          <w:color w:val="FFFFFF"/>
          <w:sz w:val="24"/>
          <w:szCs w:val="24"/>
        </w:rPr>
      </w:pPr>
      <w:ins w:id="627"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Create</w:t>
        </w:r>
        <w:proofErr w:type="gramEnd"/>
        <w:r w:rsidRPr="004A5736">
          <w:rPr>
            <w:rFonts w:ascii="Times New Roman" w:hAnsi="Times New Roman" w:cs="Times New Roman"/>
            <w:color w:val="FFFFFF"/>
            <w:sz w:val="24"/>
            <w:szCs w:val="24"/>
          </w:rPr>
          <w:t xml:space="preserve"> a generic set object of type String. </w:t>
        </w:r>
      </w:ins>
    </w:p>
    <w:p w:rsidR="00CA7811" w:rsidRPr="004A5736" w:rsidRDefault="00CA7811" w:rsidP="00CA7811">
      <w:pPr>
        <w:pStyle w:val="HTMLPreformatted"/>
        <w:pBdr>
          <w:left w:val="single" w:sz="36" w:space="12" w:color="FF0000"/>
        </w:pBdr>
        <w:shd w:val="clear" w:color="auto" w:fill="403432"/>
        <w:rPr>
          <w:ins w:id="628" w:author="Unknown"/>
          <w:rFonts w:ascii="Times New Roman" w:hAnsi="Times New Roman" w:cs="Times New Roman"/>
          <w:color w:val="FFFFFF"/>
          <w:sz w:val="24"/>
          <w:szCs w:val="24"/>
        </w:rPr>
      </w:pPr>
      <w:ins w:id="629" w:author="Unknown">
        <w:r w:rsidRPr="004A5736">
          <w:rPr>
            <w:rFonts w:ascii="Times New Roman" w:hAnsi="Times New Roman" w:cs="Times New Roman"/>
            <w:color w:val="FFFFFF"/>
            <w:sz w:val="24"/>
            <w:szCs w:val="24"/>
          </w:rPr>
          <w:t xml:space="preserve">   Set&lt;String&gt; s = new </w:t>
        </w:r>
        <w:proofErr w:type="spellStart"/>
        <w:r w:rsidRPr="004A5736">
          <w:rPr>
            <w:rFonts w:ascii="Times New Roman" w:hAnsi="Times New Roman" w:cs="Times New Roman"/>
            <w:color w:val="FFFFFF"/>
            <w:sz w:val="24"/>
            <w:szCs w:val="24"/>
          </w:rPr>
          <w:t>HashSet</w:t>
        </w:r>
        <w:proofErr w:type="spellEnd"/>
        <w:r w:rsidRPr="004A5736">
          <w:rPr>
            <w:rFonts w:ascii="Times New Roman" w:hAnsi="Times New Roman" w:cs="Times New Roman"/>
            <w:color w:val="FFFFFF"/>
            <w:sz w:val="24"/>
            <w:szCs w:val="24"/>
          </w:rPr>
          <w:t>&lt;String</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630" w:author="Unknown"/>
          <w:rFonts w:ascii="Times New Roman" w:hAnsi="Times New Roman" w:cs="Times New Roman"/>
          <w:color w:val="FFFFFF"/>
          <w:sz w:val="24"/>
          <w:szCs w:val="24"/>
        </w:rPr>
      </w:pPr>
    </w:p>
    <w:p w:rsidR="00CA7811" w:rsidRPr="004A5736" w:rsidRDefault="00CA7811" w:rsidP="00CA7811">
      <w:pPr>
        <w:pStyle w:val="HTMLPreformatted"/>
        <w:pBdr>
          <w:left w:val="single" w:sz="36" w:space="12" w:color="FF0000"/>
        </w:pBdr>
        <w:shd w:val="clear" w:color="auto" w:fill="403432"/>
        <w:rPr>
          <w:ins w:id="631" w:author="Unknown"/>
          <w:rFonts w:ascii="Times New Roman" w:hAnsi="Times New Roman" w:cs="Times New Roman"/>
          <w:color w:val="FFFFFF"/>
          <w:sz w:val="24"/>
          <w:szCs w:val="24"/>
        </w:rPr>
      </w:pPr>
      <w:ins w:id="632" w:author="Unknown">
        <w:r w:rsidRPr="004A5736">
          <w:rPr>
            <w:rFonts w:ascii="Times New Roman" w:hAnsi="Times New Roman" w:cs="Times New Roman"/>
            <w:color w:val="FFFFFF"/>
            <w:sz w:val="24"/>
            <w:szCs w:val="24"/>
          </w:rPr>
          <w:t xml:space="preserve">// Check set is empty or not. </w:t>
        </w:r>
      </w:ins>
    </w:p>
    <w:p w:rsidR="00CA7811" w:rsidRPr="004A5736" w:rsidRDefault="00CA7811" w:rsidP="00CA7811">
      <w:pPr>
        <w:pStyle w:val="HTMLPreformatted"/>
        <w:pBdr>
          <w:left w:val="single" w:sz="36" w:space="12" w:color="FF0000"/>
        </w:pBdr>
        <w:shd w:val="clear" w:color="auto" w:fill="403432"/>
        <w:rPr>
          <w:ins w:id="633" w:author="Unknown"/>
          <w:rFonts w:ascii="Times New Roman" w:hAnsi="Times New Roman" w:cs="Times New Roman"/>
          <w:color w:val="FFFFFF"/>
          <w:sz w:val="24"/>
          <w:szCs w:val="24"/>
        </w:rPr>
      </w:pPr>
      <w:ins w:id="634"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boolean</w:t>
        </w:r>
        <w:proofErr w:type="spellEnd"/>
        <w:proofErr w:type="gramEnd"/>
        <w:r w:rsidRPr="004A5736">
          <w:rPr>
            <w:rFonts w:ascii="Times New Roman" w:hAnsi="Times New Roman" w:cs="Times New Roman"/>
            <w:color w:val="FFFFFF"/>
            <w:sz w:val="24"/>
            <w:szCs w:val="24"/>
          </w:rPr>
          <w:t xml:space="preserve"> check = </w:t>
        </w:r>
        <w:proofErr w:type="spellStart"/>
        <w:r w:rsidRPr="004A5736">
          <w:rPr>
            <w:rFonts w:ascii="Times New Roman" w:hAnsi="Times New Roman" w:cs="Times New Roman"/>
            <w:color w:val="FFFFFF"/>
            <w:sz w:val="24"/>
            <w:szCs w:val="24"/>
          </w:rPr>
          <w:t>s.isEmpty</w:t>
        </w:r>
        <w:proofErr w:type="spellEnd"/>
        <w:r w:rsidRPr="004A5736">
          <w:rPr>
            <w:rFonts w:ascii="Times New Roman" w:hAnsi="Times New Roman" w:cs="Times New Roman"/>
            <w:color w:val="FFFFFF"/>
            <w:sz w:val="24"/>
            <w:szCs w:val="24"/>
          </w:rPr>
          <w:t xml:space="preserve">(); // Return type of this method is an </w:t>
        </w:r>
        <w:proofErr w:type="spellStart"/>
        <w:r w:rsidRPr="004A5736">
          <w:rPr>
            <w:rFonts w:ascii="Times New Roman" w:hAnsi="Times New Roman" w:cs="Times New Roman"/>
            <w:color w:val="FFFFFF"/>
            <w:sz w:val="24"/>
            <w:szCs w:val="24"/>
          </w:rPr>
          <w:t>boolean</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635" w:author="Unknown"/>
          <w:rFonts w:ascii="Times New Roman" w:hAnsi="Times New Roman" w:cs="Times New Roman"/>
          <w:color w:val="FFFFFF"/>
          <w:sz w:val="24"/>
          <w:szCs w:val="24"/>
        </w:rPr>
      </w:pPr>
      <w:ins w:id="636"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"Is Set empty: " +check); </w:t>
        </w:r>
      </w:ins>
    </w:p>
    <w:p w:rsidR="00CA7811" w:rsidRPr="004A5736" w:rsidRDefault="00CA7811" w:rsidP="00CA7811">
      <w:pPr>
        <w:pStyle w:val="HTMLPreformatted"/>
        <w:pBdr>
          <w:left w:val="single" w:sz="36" w:space="12" w:color="FF0000"/>
        </w:pBdr>
        <w:shd w:val="clear" w:color="auto" w:fill="403432"/>
        <w:rPr>
          <w:ins w:id="637" w:author="Unknown"/>
          <w:rFonts w:ascii="Times New Roman" w:hAnsi="Times New Roman" w:cs="Times New Roman"/>
          <w:color w:val="FFFFFF"/>
          <w:sz w:val="24"/>
          <w:szCs w:val="24"/>
        </w:rPr>
      </w:pPr>
    </w:p>
    <w:p w:rsidR="00CA7811" w:rsidRPr="004A5736" w:rsidRDefault="00CA7811" w:rsidP="00CA7811">
      <w:pPr>
        <w:pStyle w:val="HTMLPreformatted"/>
        <w:pBdr>
          <w:left w:val="single" w:sz="36" w:space="12" w:color="FF0000"/>
        </w:pBdr>
        <w:shd w:val="clear" w:color="auto" w:fill="403432"/>
        <w:rPr>
          <w:ins w:id="638" w:author="Unknown"/>
          <w:rFonts w:ascii="Times New Roman" w:hAnsi="Times New Roman" w:cs="Times New Roman"/>
          <w:color w:val="FFFFFF"/>
          <w:sz w:val="24"/>
          <w:szCs w:val="24"/>
        </w:rPr>
      </w:pPr>
      <w:ins w:id="639"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Adding</w:t>
        </w:r>
        <w:proofErr w:type="gramEnd"/>
        <w:r w:rsidRPr="004A5736">
          <w:rPr>
            <w:rFonts w:ascii="Times New Roman" w:hAnsi="Times New Roman" w:cs="Times New Roman"/>
            <w:color w:val="FFFFFF"/>
            <w:sz w:val="24"/>
            <w:szCs w:val="24"/>
          </w:rPr>
          <w:t xml:space="preserve"> elements to set. </w:t>
        </w:r>
      </w:ins>
    </w:p>
    <w:p w:rsidR="00CA7811" w:rsidRPr="004A5736" w:rsidRDefault="00CA7811" w:rsidP="00CA7811">
      <w:pPr>
        <w:pStyle w:val="HTMLPreformatted"/>
        <w:pBdr>
          <w:left w:val="single" w:sz="36" w:space="12" w:color="FF0000"/>
        </w:pBdr>
        <w:shd w:val="clear" w:color="auto" w:fill="403432"/>
        <w:rPr>
          <w:ins w:id="640" w:author="Unknown"/>
          <w:rFonts w:ascii="Times New Roman" w:hAnsi="Times New Roman" w:cs="Times New Roman"/>
          <w:color w:val="FFFFFF"/>
          <w:sz w:val="24"/>
          <w:szCs w:val="24"/>
        </w:rPr>
      </w:pPr>
      <w:ins w:id="641"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"Orange"); </w:t>
        </w:r>
      </w:ins>
    </w:p>
    <w:p w:rsidR="00CA7811" w:rsidRPr="004A5736" w:rsidRDefault="00CA7811" w:rsidP="00CA7811">
      <w:pPr>
        <w:pStyle w:val="HTMLPreformatted"/>
        <w:pBdr>
          <w:left w:val="single" w:sz="36" w:space="12" w:color="FF0000"/>
        </w:pBdr>
        <w:shd w:val="clear" w:color="auto" w:fill="403432"/>
        <w:rPr>
          <w:ins w:id="642" w:author="Unknown"/>
          <w:rFonts w:ascii="Times New Roman" w:hAnsi="Times New Roman" w:cs="Times New Roman"/>
          <w:color w:val="FFFFFF"/>
          <w:sz w:val="24"/>
          <w:szCs w:val="24"/>
        </w:rPr>
      </w:pPr>
      <w:ins w:id="643"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"Red"); </w:t>
        </w:r>
      </w:ins>
    </w:p>
    <w:p w:rsidR="00CA7811" w:rsidRPr="004A5736" w:rsidRDefault="00CA7811" w:rsidP="00CA7811">
      <w:pPr>
        <w:pStyle w:val="HTMLPreformatted"/>
        <w:pBdr>
          <w:left w:val="single" w:sz="36" w:space="12" w:color="FF0000"/>
        </w:pBdr>
        <w:shd w:val="clear" w:color="auto" w:fill="403432"/>
        <w:rPr>
          <w:ins w:id="644" w:author="Unknown"/>
          <w:rFonts w:ascii="Times New Roman" w:hAnsi="Times New Roman" w:cs="Times New Roman"/>
          <w:color w:val="FFFFFF"/>
          <w:sz w:val="24"/>
          <w:szCs w:val="24"/>
        </w:rPr>
      </w:pPr>
      <w:ins w:id="645"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"Blue"); </w:t>
        </w:r>
      </w:ins>
    </w:p>
    <w:p w:rsidR="00CA7811" w:rsidRPr="004A5736" w:rsidRDefault="00CA7811" w:rsidP="00CA7811">
      <w:pPr>
        <w:pStyle w:val="HTMLPreformatted"/>
        <w:pBdr>
          <w:left w:val="single" w:sz="36" w:space="12" w:color="FF0000"/>
        </w:pBdr>
        <w:shd w:val="clear" w:color="auto" w:fill="403432"/>
        <w:rPr>
          <w:ins w:id="646" w:author="Unknown"/>
          <w:rFonts w:ascii="Times New Roman" w:hAnsi="Times New Roman" w:cs="Times New Roman"/>
          <w:color w:val="FFFFFF"/>
          <w:sz w:val="24"/>
          <w:szCs w:val="24"/>
        </w:rPr>
      </w:pPr>
      <w:ins w:id="647"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"Yellow"); </w:t>
        </w:r>
      </w:ins>
    </w:p>
    <w:p w:rsidR="00CA7811" w:rsidRPr="004A5736" w:rsidRDefault="00CA7811" w:rsidP="00CA7811">
      <w:pPr>
        <w:pStyle w:val="HTMLPreformatted"/>
        <w:pBdr>
          <w:left w:val="single" w:sz="36" w:space="12" w:color="FF0000"/>
        </w:pBdr>
        <w:shd w:val="clear" w:color="auto" w:fill="403432"/>
        <w:rPr>
          <w:ins w:id="648" w:author="Unknown"/>
          <w:rFonts w:ascii="Times New Roman" w:hAnsi="Times New Roman" w:cs="Times New Roman"/>
          <w:color w:val="FFFFFF"/>
          <w:sz w:val="24"/>
          <w:szCs w:val="24"/>
        </w:rPr>
      </w:pPr>
      <w:ins w:id="649"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"Green"); </w:t>
        </w:r>
      </w:ins>
    </w:p>
    <w:p w:rsidR="00CA7811" w:rsidRPr="004A5736" w:rsidRDefault="00CA7811" w:rsidP="00CA7811">
      <w:pPr>
        <w:pStyle w:val="HTMLPreformatted"/>
        <w:pBdr>
          <w:left w:val="single" w:sz="36" w:space="12" w:color="FF0000"/>
        </w:pBdr>
        <w:shd w:val="clear" w:color="auto" w:fill="403432"/>
        <w:rPr>
          <w:ins w:id="650" w:author="Unknown"/>
          <w:rFonts w:ascii="Times New Roman" w:hAnsi="Times New Roman" w:cs="Times New Roman"/>
          <w:color w:val="FFFFFF"/>
          <w:sz w:val="24"/>
          <w:szCs w:val="24"/>
        </w:rPr>
      </w:pPr>
      <w:ins w:id="651"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if(</w:t>
        </w:r>
        <w:proofErr w:type="spellStart"/>
        <w:proofErr w:type="gramEnd"/>
        <w:r w:rsidRPr="004A5736">
          <w:rPr>
            <w:rFonts w:ascii="Times New Roman" w:hAnsi="Times New Roman" w:cs="Times New Roman"/>
            <w:color w:val="FFFFFF"/>
            <w:sz w:val="24"/>
            <w:szCs w:val="24"/>
          </w:rPr>
          <w:t>s.isEmpty</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652" w:author="Unknown"/>
          <w:rFonts w:ascii="Times New Roman" w:hAnsi="Times New Roman" w:cs="Times New Roman"/>
          <w:color w:val="FFFFFF"/>
          <w:sz w:val="24"/>
          <w:szCs w:val="24"/>
        </w:rPr>
      </w:pPr>
      <w:ins w:id="653" w:author="Unknown">
        <w:r w:rsidRPr="004A5736">
          <w:rPr>
            <w:rFonts w:ascii="Times New Roman" w:hAnsi="Times New Roman" w:cs="Times New Roman"/>
            <w:color w:val="FFFFFF"/>
            <w:sz w:val="24"/>
            <w:szCs w:val="24"/>
          </w:rPr>
          <w:t xml:space="preserve"> { </w:t>
        </w:r>
      </w:ins>
    </w:p>
    <w:p w:rsidR="00CA7811" w:rsidRPr="004A5736" w:rsidRDefault="00CA7811" w:rsidP="00CA7811">
      <w:pPr>
        <w:pStyle w:val="HTMLPreformatted"/>
        <w:pBdr>
          <w:left w:val="single" w:sz="36" w:space="12" w:color="FF0000"/>
        </w:pBdr>
        <w:shd w:val="clear" w:color="auto" w:fill="403432"/>
        <w:rPr>
          <w:ins w:id="654" w:author="Unknown"/>
          <w:rFonts w:ascii="Times New Roman" w:hAnsi="Times New Roman" w:cs="Times New Roman"/>
          <w:color w:val="FFFFFF"/>
          <w:sz w:val="24"/>
          <w:szCs w:val="24"/>
        </w:rPr>
      </w:pPr>
      <w:ins w:id="655"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"Set is empty."); </w:t>
        </w:r>
      </w:ins>
    </w:p>
    <w:p w:rsidR="00CA7811" w:rsidRPr="004A5736" w:rsidRDefault="00CA7811" w:rsidP="00CA7811">
      <w:pPr>
        <w:pStyle w:val="HTMLPreformatted"/>
        <w:pBdr>
          <w:left w:val="single" w:sz="36" w:space="12" w:color="FF0000"/>
        </w:pBdr>
        <w:shd w:val="clear" w:color="auto" w:fill="403432"/>
        <w:rPr>
          <w:ins w:id="656" w:author="Unknown"/>
          <w:rFonts w:ascii="Times New Roman" w:hAnsi="Times New Roman" w:cs="Times New Roman"/>
          <w:color w:val="FFFFFF"/>
          <w:sz w:val="24"/>
          <w:szCs w:val="24"/>
        </w:rPr>
      </w:pPr>
      <w:ins w:id="657" w:author="Unknown">
        <w:r w:rsidRPr="004A5736">
          <w:rPr>
            <w:rFonts w:ascii="Times New Roman" w:hAnsi="Times New Roman" w:cs="Times New Roman"/>
            <w:color w:val="FFFFFF"/>
            <w:sz w:val="24"/>
            <w:szCs w:val="24"/>
          </w:rPr>
          <w:t xml:space="preserve">  } </w:t>
        </w:r>
      </w:ins>
    </w:p>
    <w:p w:rsidR="00CA7811" w:rsidRPr="004A5736" w:rsidRDefault="00CA7811" w:rsidP="00CA7811">
      <w:pPr>
        <w:pStyle w:val="HTMLPreformatted"/>
        <w:pBdr>
          <w:left w:val="single" w:sz="36" w:space="12" w:color="FF0000"/>
        </w:pBdr>
        <w:shd w:val="clear" w:color="auto" w:fill="403432"/>
        <w:rPr>
          <w:ins w:id="658" w:author="Unknown"/>
          <w:rFonts w:ascii="Times New Roman" w:hAnsi="Times New Roman" w:cs="Times New Roman"/>
          <w:color w:val="FFFFFF"/>
          <w:sz w:val="24"/>
          <w:szCs w:val="24"/>
        </w:rPr>
      </w:pPr>
      <w:ins w:id="659"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else</w:t>
        </w:r>
        <w:proofErr w:type="gram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660" w:author="Unknown"/>
          <w:rFonts w:ascii="Times New Roman" w:hAnsi="Times New Roman" w:cs="Times New Roman"/>
          <w:color w:val="FFFFFF"/>
          <w:sz w:val="24"/>
          <w:szCs w:val="24"/>
        </w:rPr>
      </w:pPr>
      <w:ins w:id="661" w:author="Unknown">
        <w:r w:rsidRPr="004A5736">
          <w:rPr>
            <w:rFonts w:ascii="Times New Roman" w:hAnsi="Times New Roman" w:cs="Times New Roman"/>
            <w:color w:val="FFFFFF"/>
            <w:sz w:val="24"/>
            <w:szCs w:val="24"/>
          </w:rPr>
          <w:t xml:space="preserve"> { </w:t>
        </w:r>
      </w:ins>
    </w:p>
    <w:p w:rsidR="00CA7811" w:rsidRPr="004A5736" w:rsidRDefault="00CA7811" w:rsidP="00CA7811">
      <w:pPr>
        <w:pStyle w:val="HTMLPreformatted"/>
        <w:pBdr>
          <w:left w:val="single" w:sz="36" w:space="12" w:color="FF0000"/>
        </w:pBdr>
        <w:shd w:val="clear" w:color="auto" w:fill="403432"/>
        <w:rPr>
          <w:ins w:id="662" w:author="Unknown"/>
          <w:rFonts w:ascii="Times New Roman" w:hAnsi="Times New Roman" w:cs="Times New Roman"/>
          <w:color w:val="FFFFFF"/>
          <w:sz w:val="24"/>
          <w:szCs w:val="24"/>
        </w:rPr>
      </w:pPr>
      <w:ins w:id="663"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"Set is not empty."); </w:t>
        </w:r>
      </w:ins>
    </w:p>
    <w:p w:rsidR="00CA7811" w:rsidRPr="004A5736" w:rsidRDefault="00CA7811" w:rsidP="00CA7811">
      <w:pPr>
        <w:pStyle w:val="HTMLPreformatted"/>
        <w:pBdr>
          <w:left w:val="single" w:sz="36" w:space="12" w:color="FF0000"/>
        </w:pBdr>
        <w:shd w:val="clear" w:color="auto" w:fill="403432"/>
        <w:rPr>
          <w:ins w:id="664" w:author="Unknown"/>
          <w:rFonts w:ascii="Times New Roman" w:hAnsi="Times New Roman" w:cs="Times New Roman"/>
          <w:color w:val="FFFFFF"/>
          <w:sz w:val="24"/>
          <w:szCs w:val="24"/>
        </w:rPr>
      </w:pPr>
      <w:ins w:id="665"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"Elements in the Set"); </w:t>
        </w:r>
      </w:ins>
    </w:p>
    <w:p w:rsidR="00CA7811" w:rsidRPr="004A5736" w:rsidRDefault="00CA7811" w:rsidP="00CA7811">
      <w:pPr>
        <w:pStyle w:val="HTMLPreformatted"/>
        <w:pBdr>
          <w:left w:val="single" w:sz="36" w:space="12" w:color="FF0000"/>
        </w:pBdr>
        <w:shd w:val="clear" w:color="auto" w:fill="403432"/>
        <w:rPr>
          <w:ins w:id="666" w:author="Unknown"/>
          <w:rFonts w:ascii="Times New Roman" w:hAnsi="Times New Roman" w:cs="Times New Roman"/>
          <w:color w:val="FFFFFF"/>
          <w:sz w:val="24"/>
          <w:szCs w:val="24"/>
        </w:rPr>
      </w:pPr>
      <w:ins w:id="667" w:author="Unknown">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 xml:space="preserve">(s); </w:t>
        </w:r>
      </w:ins>
    </w:p>
    <w:p w:rsidR="00CA7811" w:rsidRPr="004A5736" w:rsidRDefault="00CA7811" w:rsidP="00CA7811">
      <w:pPr>
        <w:pStyle w:val="HTMLPreformatted"/>
        <w:pBdr>
          <w:left w:val="single" w:sz="36" w:space="12" w:color="FF0000"/>
        </w:pBdr>
        <w:shd w:val="clear" w:color="auto" w:fill="403432"/>
        <w:rPr>
          <w:ins w:id="668" w:author="Unknown"/>
          <w:rFonts w:ascii="Times New Roman" w:hAnsi="Times New Roman" w:cs="Times New Roman"/>
          <w:color w:val="FFFFFF"/>
          <w:sz w:val="24"/>
          <w:szCs w:val="24"/>
        </w:rPr>
      </w:pPr>
      <w:ins w:id="669" w:author="Unknown">
        <w:r w:rsidRPr="004A5736">
          <w:rPr>
            <w:rFonts w:ascii="Times New Roman" w:hAnsi="Times New Roman" w:cs="Times New Roman"/>
            <w:color w:val="FFFFFF"/>
            <w:sz w:val="24"/>
            <w:szCs w:val="24"/>
          </w:rPr>
          <w:t xml:space="preserve">  } </w:t>
        </w:r>
      </w:ins>
    </w:p>
    <w:p w:rsidR="00CA7811" w:rsidRPr="004A5736" w:rsidRDefault="00CA7811" w:rsidP="00CA7811">
      <w:pPr>
        <w:pStyle w:val="HTMLPreformatted"/>
        <w:pBdr>
          <w:left w:val="single" w:sz="36" w:space="12" w:color="FF0000"/>
        </w:pBdr>
        <w:shd w:val="clear" w:color="auto" w:fill="403432"/>
        <w:rPr>
          <w:ins w:id="670" w:author="Unknown"/>
          <w:rFonts w:ascii="Times New Roman" w:hAnsi="Times New Roman" w:cs="Times New Roman"/>
          <w:color w:val="FFFFFF"/>
          <w:sz w:val="24"/>
          <w:szCs w:val="24"/>
        </w:rPr>
      </w:pPr>
      <w:ins w:id="671" w:author="Unknown">
        <w:r w:rsidRPr="004A5736">
          <w:rPr>
            <w:rFonts w:ascii="Times New Roman" w:hAnsi="Times New Roman" w:cs="Times New Roman"/>
            <w:color w:val="FFFFFF"/>
            <w:sz w:val="24"/>
            <w:szCs w:val="24"/>
          </w:rPr>
          <w:t xml:space="preserve">// Remove an element from set. </w:t>
        </w:r>
      </w:ins>
    </w:p>
    <w:p w:rsidR="00CA7811" w:rsidRPr="004A5736" w:rsidRDefault="00CA7811" w:rsidP="00CA7811">
      <w:pPr>
        <w:pStyle w:val="HTMLPreformatted"/>
        <w:pBdr>
          <w:left w:val="single" w:sz="36" w:space="12" w:color="FF0000"/>
        </w:pBdr>
        <w:shd w:val="clear" w:color="auto" w:fill="403432"/>
        <w:rPr>
          <w:ins w:id="672" w:author="Unknown"/>
          <w:rFonts w:ascii="Times New Roman" w:hAnsi="Times New Roman" w:cs="Times New Roman"/>
          <w:color w:val="FFFFFF"/>
          <w:sz w:val="24"/>
          <w:szCs w:val="24"/>
        </w:rPr>
      </w:pPr>
      <w:ins w:id="673"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s.remove</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"Blue"); </w:t>
        </w:r>
      </w:ins>
    </w:p>
    <w:p w:rsidR="00CA7811" w:rsidRPr="004A5736" w:rsidRDefault="00CA7811" w:rsidP="00CA7811">
      <w:pPr>
        <w:pStyle w:val="HTMLPreformatted"/>
        <w:pBdr>
          <w:left w:val="single" w:sz="36" w:space="12" w:color="FF0000"/>
        </w:pBdr>
        <w:shd w:val="clear" w:color="auto" w:fill="403432"/>
        <w:rPr>
          <w:ins w:id="674" w:author="Unknown"/>
          <w:rFonts w:ascii="Times New Roman" w:hAnsi="Times New Roman" w:cs="Times New Roman"/>
          <w:color w:val="FFFFFF"/>
          <w:sz w:val="24"/>
          <w:szCs w:val="24"/>
        </w:rPr>
      </w:pPr>
      <w:ins w:id="675"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"Set elements after removing"); </w:t>
        </w:r>
      </w:ins>
    </w:p>
    <w:p w:rsidR="00CA7811" w:rsidRPr="004A5736" w:rsidRDefault="00CA7811" w:rsidP="00CA7811">
      <w:pPr>
        <w:pStyle w:val="HTMLPreformatted"/>
        <w:pBdr>
          <w:left w:val="single" w:sz="36" w:space="12" w:color="FF0000"/>
        </w:pBdr>
        <w:shd w:val="clear" w:color="auto" w:fill="403432"/>
        <w:rPr>
          <w:ins w:id="676" w:author="Unknown"/>
          <w:rFonts w:ascii="Times New Roman" w:hAnsi="Times New Roman" w:cs="Times New Roman"/>
          <w:color w:val="FFFFFF"/>
          <w:sz w:val="24"/>
          <w:szCs w:val="24"/>
        </w:rPr>
      </w:pPr>
      <w:ins w:id="677" w:author="Unknown">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 xml:space="preserve">(s); </w:t>
        </w:r>
      </w:ins>
    </w:p>
    <w:p w:rsidR="00CA7811" w:rsidRPr="004A5736" w:rsidRDefault="00CA7811" w:rsidP="00CA7811">
      <w:pPr>
        <w:pStyle w:val="HTMLPreformatted"/>
        <w:pBdr>
          <w:left w:val="single" w:sz="36" w:space="12" w:color="FF0000"/>
        </w:pBdr>
        <w:shd w:val="clear" w:color="auto" w:fill="403432"/>
        <w:rPr>
          <w:ins w:id="678" w:author="Unknown"/>
          <w:rFonts w:ascii="Times New Roman" w:hAnsi="Times New Roman" w:cs="Times New Roman"/>
          <w:color w:val="FFFFFF"/>
          <w:sz w:val="24"/>
          <w:szCs w:val="24"/>
        </w:rPr>
      </w:pPr>
    </w:p>
    <w:p w:rsidR="00CA7811" w:rsidRPr="004A5736" w:rsidRDefault="00CA7811" w:rsidP="00CA7811">
      <w:pPr>
        <w:pStyle w:val="HTMLPreformatted"/>
        <w:pBdr>
          <w:left w:val="single" w:sz="36" w:space="12" w:color="FF0000"/>
        </w:pBdr>
        <w:shd w:val="clear" w:color="auto" w:fill="403432"/>
        <w:rPr>
          <w:ins w:id="679" w:author="Unknown"/>
          <w:rFonts w:ascii="Times New Roman" w:hAnsi="Times New Roman" w:cs="Times New Roman"/>
          <w:color w:val="FFFFFF"/>
          <w:sz w:val="24"/>
          <w:szCs w:val="24"/>
        </w:rPr>
      </w:pPr>
      <w:ins w:id="680" w:author="Unknown">
        <w:r w:rsidRPr="004A5736">
          <w:rPr>
            <w:rFonts w:ascii="Times New Roman" w:hAnsi="Times New Roman" w:cs="Times New Roman"/>
            <w:color w:val="FFFFFF"/>
            <w:sz w:val="24"/>
            <w:szCs w:val="24"/>
          </w:rPr>
          <w:t xml:space="preserve">// Get the total number of set elements. </w:t>
        </w:r>
      </w:ins>
    </w:p>
    <w:p w:rsidR="00CA7811" w:rsidRPr="004A5736" w:rsidRDefault="00CA7811" w:rsidP="00CA7811">
      <w:pPr>
        <w:pStyle w:val="HTMLPreformatted"/>
        <w:pBdr>
          <w:left w:val="single" w:sz="36" w:space="12" w:color="FF0000"/>
        </w:pBdr>
        <w:shd w:val="clear" w:color="auto" w:fill="403432"/>
        <w:rPr>
          <w:ins w:id="681" w:author="Unknown"/>
          <w:rFonts w:ascii="Times New Roman" w:hAnsi="Times New Roman" w:cs="Times New Roman"/>
          <w:color w:val="FFFFFF"/>
          <w:sz w:val="24"/>
          <w:szCs w:val="24"/>
        </w:rPr>
      </w:pPr>
      <w:ins w:id="682"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int</w:t>
        </w:r>
        <w:proofErr w:type="spellEnd"/>
        <w:proofErr w:type="gramEnd"/>
        <w:r w:rsidRPr="004A5736">
          <w:rPr>
            <w:rFonts w:ascii="Times New Roman" w:hAnsi="Times New Roman" w:cs="Times New Roman"/>
            <w:color w:val="FFFFFF"/>
            <w:sz w:val="24"/>
            <w:szCs w:val="24"/>
          </w:rPr>
          <w:t xml:space="preserve"> size = </w:t>
        </w:r>
        <w:proofErr w:type="spellStart"/>
        <w:r w:rsidRPr="004A5736">
          <w:rPr>
            <w:rFonts w:ascii="Times New Roman" w:hAnsi="Times New Roman" w:cs="Times New Roman"/>
            <w:color w:val="FFFFFF"/>
            <w:sz w:val="24"/>
            <w:szCs w:val="24"/>
          </w:rPr>
          <w:t>s.size</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683" w:author="Unknown"/>
          <w:rFonts w:ascii="Times New Roman" w:hAnsi="Times New Roman" w:cs="Times New Roman"/>
          <w:color w:val="FFFFFF"/>
          <w:sz w:val="24"/>
          <w:szCs w:val="24"/>
        </w:rPr>
      </w:pPr>
      <w:ins w:id="684"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"Total number of elements: " +size); </w:t>
        </w:r>
      </w:ins>
    </w:p>
    <w:p w:rsidR="00CA7811" w:rsidRPr="004A5736" w:rsidRDefault="00CA7811" w:rsidP="00CA7811">
      <w:pPr>
        <w:pStyle w:val="HTMLPreformatted"/>
        <w:pBdr>
          <w:left w:val="single" w:sz="36" w:space="12" w:color="FF0000"/>
        </w:pBdr>
        <w:shd w:val="clear" w:color="auto" w:fill="403432"/>
        <w:rPr>
          <w:ins w:id="685" w:author="Unknown"/>
          <w:rFonts w:ascii="Times New Roman" w:hAnsi="Times New Roman" w:cs="Times New Roman"/>
          <w:color w:val="FFFFFF"/>
          <w:sz w:val="24"/>
          <w:szCs w:val="24"/>
        </w:rPr>
      </w:pPr>
      <w:ins w:id="686" w:author="Unknown">
        <w:r w:rsidRPr="004A5736">
          <w:rPr>
            <w:rFonts w:ascii="Times New Roman" w:hAnsi="Times New Roman" w:cs="Times New Roman"/>
            <w:color w:val="FFFFFF"/>
            <w:sz w:val="24"/>
            <w:szCs w:val="24"/>
          </w:rPr>
          <w:t xml:space="preserve">  } </w:t>
        </w:r>
      </w:ins>
    </w:p>
    <w:p w:rsidR="00CA7811" w:rsidRPr="004A5736" w:rsidRDefault="00CA7811" w:rsidP="00CA7811">
      <w:pPr>
        <w:pStyle w:val="HTMLPreformatted"/>
        <w:pBdr>
          <w:left w:val="single" w:sz="36" w:space="12" w:color="FF0000"/>
        </w:pBdr>
        <w:shd w:val="clear" w:color="auto" w:fill="403432"/>
        <w:rPr>
          <w:ins w:id="687" w:author="Unknown"/>
          <w:rFonts w:ascii="Times New Roman" w:hAnsi="Times New Roman" w:cs="Times New Roman"/>
          <w:color w:val="FFFFFF"/>
          <w:sz w:val="24"/>
          <w:szCs w:val="24"/>
        </w:rPr>
      </w:pPr>
      <w:ins w:id="688" w:author="Unknown">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689" w:author="Unknown"/>
          <w:rFonts w:ascii="Times New Roman" w:hAnsi="Times New Roman" w:cs="Times New Roman"/>
          <w:color w:val="FFFFFF"/>
          <w:sz w:val="24"/>
          <w:szCs w:val="24"/>
        </w:rPr>
      </w:pPr>
      <w:ins w:id="690" w:author="Unknown">
        <w:r w:rsidRPr="004A5736">
          <w:rPr>
            <w:rFonts w:ascii="Times New Roman" w:hAnsi="Times New Roman" w:cs="Times New Roman"/>
            <w:color w:val="FFFFFF"/>
            <w:sz w:val="24"/>
            <w:szCs w:val="24"/>
          </w:rPr>
          <w:t xml:space="preserve">Output: </w:t>
        </w:r>
      </w:ins>
    </w:p>
    <w:p w:rsidR="00CA7811" w:rsidRPr="004A5736" w:rsidRDefault="00CA7811" w:rsidP="00CA7811">
      <w:pPr>
        <w:pStyle w:val="HTMLPreformatted"/>
        <w:pBdr>
          <w:left w:val="single" w:sz="36" w:space="12" w:color="FF0000"/>
        </w:pBdr>
        <w:shd w:val="clear" w:color="auto" w:fill="403432"/>
        <w:rPr>
          <w:ins w:id="691" w:author="Unknown"/>
          <w:rFonts w:ascii="Times New Roman" w:hAnsi="Times New Roman" w:cs="Times New Roman"/>
          <w:color w:val="FFFFFF"/>
          <w:sz w:val="24"/>
          <w:szCs w:val="24"/>
        </w:rPr>
      </w:pPr>
      <w:ins w:id="692" w:author="Unknown">
        <w:r w:rsidRPr="004A5736">
          <w:rPr>
            <w:rFonts w:ascii="Times New Roman" w:hAnsi="Times New Roman" w:cs="Times New Roman"/>
            <w:color w:val="FFFFFF"/>
            <w:sz w:val="24"/>
            <w:szCs w:val="24"/>
          </w:rPr>
          <w:t xml:space="preserve">       Is </w:t>
        </w:r>
        <w:proofErr w:type="gramStart"/>
        <w:r w:rsidRPr="004A5736">
          <w:rPr>
            <w:rFonts w:ascii="Times New Roman" w:hAnsi="Times New Roman" w:cs="Times New Roman"/>
            <w:color w:val="FFFFFF"/>
            <w:sz w:val="24"/>
            <w:szCs w:val="24"/>
          </w:rPr>
          <w:t>Set</w:t>
        </w:r>
        <w:proofErr w:type="gramEnd"/>
        <w:r w:rsidRPr="004A5736">
          <w:rPr>
            <w:rFonts w:ascii="Times New Roman" w:hAnsi="Times New Roman" w:cs="Times New Roman"/>
            <w:color w:val="FFFFFF"/>
            <w:sz w:val="24"/>
            <w:szCs w:val="24"/>
          </w:rPr>
          <w:t xml:space="preserve"> empty: true </w:t>
        </w:r>
      </w:ins>
    </w:p>
    <w:p w:rsidR="00CA7811" w:rsidRPr="004A5736" w:rsidRDefault="00CA7811" w:rsidP="00CA7811">
      <w:pPr>
        <w:pStyle w:val="HTMLPreformatted"/>
        <w:pBdr>
          <w:left w:val="single" w:sz="36" w:space="12" w:color="FF0000"/>
        </w:pBdr>
        <w:shd w:val="clear" w:color="auto" w:fill="403432"/>
        <w:rPr>
          <w:ins w:id="693" w:author="Unknown"/>
          <w:rFonts w:ascii="Times New Roman" w:hAnsi="Times New Roman" w:cs="Times New Roman"/>
          <w:color w:val="FFFFFF"/>
          <w:sz w:val="24"/>
          <w:szCs w:val="24"/>
        </w:rPr>
      </w:pPr>
      <w:ins w:id="694" w:author="Unknown">
        <w:r w:rsidRPr="004A5736">
          <w:rPr>
            <w:rFonts w:ascii="Times New Roman" w:hAnsi="Times New Roman" w:cs="Times New Roman"/>
            <w:color w:val="FFFFFF"/>
            <w:sz w:val="24"/>
            <w:szCs w:val="24"/>
          </w:rPr>
          <w:lastRenderedPageBreak/>
          <w:t xml:space="preserve">       Set is not empty. </w:t>
        </w:r>
      </w:ins>
    </w:p>
    <w:p w:rsidR="00CA7811" w:rsidRPr="004A5736" w:rsidRDefault="00CA7811" w:rsidP="00CA7811">
      <w:pPr>
        <w:pStyle w:val="HTMLPreformatted"/>
        <w:pBdr>
          <w:left w:val="single" w:sz="36" w:space="12" w:color="FF0000"/>
        </w:pBdr>
        <w:shd w:val="clear" w:color="auto" w:fill="403432"/>
        <w:rPr>
          <w:ins w:id="695" w:author="Unknown"/>
          <w:rFonts w:ascii="Times New Roman" w:hAnsi="Times New Roman" w:cs="Times New Roman"/>
          <w:color w:val="FFFFFF"/>
          <w:sz w:val="24"/>
          <w:szCs w:val="24"/>
        </w:rPr>
      </w:pPr>
      <w:ins w:id="696" w:author="Unknown">
        <w:r w:rsidRPr="004A5736">
          <w:rPr>
            <w:rFonts w:ascii="Times New Roman" w:hAnsi="Times New Roman" w:cs="Times New Roman"/>
            <w:color w:val="FFFFFF"/>
            <w:sz w:val="24"/>
            <w:szCs w:val="24"/>
          </w:rPr>
          <w:t xml:space="preserve">       Elements in the Set </w:t>
        </w:r>
      </w:ins>
    </w:p>
    <w:p w:rsidR="00CA7811" w:rsidRPr="004A5736" w:rsidRDefault="00CA7811" w:rsidP="00CA7811">
      <w:pPr>
        <w:pStyle w:val="HTMLPreformatted"/>
        <w:pBdr>
          <w:left w:val="single" w:sz="36" w:space="12" w:color="FF0000"/>
        </w:pBdr>
        <w:shd w:val="clear" w:color="auto" w:fill="403432"/>
        <w:rPr>
          <w:ins w:id="697" w:author="Unknown"/>
          <w:rFonts w:ascii="Times New Roman" w:hAnsi="Times New Roman" w:cs="Times New Roman"/>
          <w:color w:val="FFFFFF"/>
          <w:sz w:val="24"/>
          <w:szCs w:val="24"/>
        </w:rPr>
      </w:pPr>
      <w:ins w:id="698" w:author="Unknown">
        <w:r w:rsidRPr="004A5736">
          <w:rPr>
            <w:rFonts w:ascii="Times New Roman" w:hAnsi="Times New Roman" w:cs="Times New Roman"/>
            <w:color w:val="FFFFFF"/>
            <w:sz w:val="24"/>
            <w:szCs w:val="24"/>
          </w:rPr>
          <w:t xml:space="preserve">       [Red, Blue, Yellow, Orange, Green] </w:t>
        </w:r>
      </w:ins>
    </w:p>
    <w:p w:rsidR="00CA7811" w:rsidRPr="004A5736" w:rsidRDefault="00CA7811" w:rsidP="00CA7811">
      <w:pPr>
        <w:pStyle w:val="HTMLPreformatted"/>
        <w:pBdr>
          <w:left w:val="single" w:sz="36" w:space="12" w:color="FF0000"/>
        </w:pBdr>
        <w:shd w:val="clear" w:color="auto" w:fill="403432"/>
        <w:rPr>
          <w:ins w:id="699" w:author="Unknown"/>
          <w:rFonts w:ascii="Times New Roman" w:hAnsi="Times New Roman" w:cs="Times New Roman"/>
          <w:color w:val="FFFFFF"/>
          <w:sz w:val="24"/>
          <w:szCs w:val="24"/>
        </w:rPr>
      </w:pPr>
      <w:ins w:id="700" w:author="Unknown">
        <w:r w:rsidRPr="004A5736">
          <w:rPr>
            <w:rFonts w:ascii="Times New Roman" w:hAnsi="Times New Roman" w:cs="Times New Roman"/>
            <w:color w:val="FFFFFF"/>
            <w:sz w:val="24"/>
            <w:szCs w:val="24"/>
          </w:rPr>
          <w:t xml:space="preserve">       Set elements after removing </w:t>
        </w:r>
      </w:ins>
    </w:p>
    <w:p w:rsidR="00CA7811" w:rsidRPr="004A5736" w:rsidRDefault="00CA7811" w:rsidP="00CA7811">
      <w:pPr>
        <w:pStyle w:val="HTMLPreformatted"/>
        <w:pBdr>
          <w:left w:val="single" w:sz="36" w:space="12" w:color="FF0000"/>
        </w:pBdr>
        <w:shd w:val="clear" w:color="auto" w:fill="403432"/>
        <w:rPr>
          <w:ins w:id="701" w:author="Unknown"/>
          <w:rFonts w:ascii="Times New Roman" w:hAnsi="Times New Roman" w:cs="Times New Roman"/>
          <w:color w:val="FFFFFF"/>
          <w:sz w:val="24"/>
          <w:szCs w:val="24"/>
        </w:rPr>
      </w:pPr>
      <w:ins w:id="702" w:author="Unknown">
        <w:r w:rsidRPr="004A5736">
          <w:rPr>
            <w:rFonts w:ascii="Times New Roman" w:hAnsi="Times New Roman" w:cs="Times New Roman"/>
            <w:color w:val="FFFFFF"/>
            <w:sz w:val="24"/>
            <w:szCs w:val="24"/>
          </w:rPr>
          <w:t xml:space="preserve">       [Red, Yellow, Orange, Green] </w:t>
        </w:r>
      </w:ins>
    </w:p>
    <w:p w:rsidR="00CA7811" w:rsidRPr="004A5736" w:rsidRDefault="00CA7811" w:rsidP="00CA7811">
      <w:pPr>
        <w:pStyle w:val="HTMLPreformatted"/>
        <w:pBdr>
          <w:left w:val="single" w:sz="36" w:space="12" w:color="FF0000"/>
        </w:pBdr>
        <w:shd w:val="clear" w:color="auto" w:fill="403432"/>
        <w:rPr>
          <w:ins w:id="703" w:author="Unknown"/>
          <w:rFonts w:ascii="Times New Roman" w:hAnsi="Times New Roman" w:cs="Times New Roman"/>
          <w:color w:val="FFFFFF"/>
          <w:sz w:val="24"/>
          <w:szCs w:val="24"/>
        </w:rPr>
      </w:pPr>
      <w:ins w:id="704" w:author="Unknown">
        <w:r w:rsidRPr="004A5736">
          <w:rPr>
            <w:rFonts w:ascii="Times New Roman" w:hAnsi="Times New Roman" w:cs="Times New Roman"/>
            <w:color w:val="FFFFFF"/>
            <w:sz w:val="24"/>
            <w:szCs w:val="24"/>
          </w:rPr>
          <w:t xml:space="preserve">       Total number of elements: 4</w:t>
        </w:r>
      </w:ins>
    </w:p>
    <w:p w:rsidR="00CA7811" w:rsidRPr="004A5736" w:rsidRDefault="00CA7811" w:rsidP="00CA7811">
      <w:pPr>
        <w:pStyle w:val="NormalWeb"/>
        <w:shd w:val="clear" w:color="auto" w:fill="FFFFFF"/>
        <w:spacing w:before="0" w:beforeAutospacing="0" w:after="0" w:afterAutospacing="0"/>
        <w:rPr>
          <w:ins w:id="705" w:author="Unknown"/>
          <w:color w:val="000000"/>
        </w:rPr>
      </w:pPr>
      <w:ins w:id="706" w:author="Unknown">
        <w:r w:rsidRPr="004A5736">
          <w:rPr>
            <w:rStyle w:val="Strong"/>
            <w:color w:val="000000"/>
            <w:bdr w:val="none" w:sz="0" w:space="0" w:color="auto" w:frame="1"/>
          </w:rPr>
          <w:t>3. </w:t>
        </w:r>
        <w:r w:rsidRPr="004A5736">
          <w:rPr>
            <w:rStyle w:val="Strong"/>
            <w:color w:val="FF0000"/>
            <w:bdr w:val="none" w:sz="0" w:space="0" w:color="auto" w:frame="1"/>
          </w:rPr>
          <w:t>Searching an Element in Set:</w:t>
        </w:r>
        <w:r w:rsidRPr="004A5736">
          <w:rPr>
            <w:color w:val="000000"/>
          </w:rPr>
          <w:t xml:space="preserve"> Let’s make a program where we will search an element in set. The </w:t>
        </w:r>
        <w:proofErr w:type="gramStart"/>
        <w:r w:rsidRPr="004A5736">
          <w:rPr>
            <w:color w:val="000000"/>
          </w:rPr>
          <w:t>contains(</w:t>
        </w:r>
        <w:proofErr w:type="gramEnd"/>
        <w:r w:rsidRPr="004A5736">
          <w:rPr>
            <w:color w:val="000000"/>
          </w:rPr>
          <w:t>) method checks whether an element is present in the set. If it is present in the set, the method returns true, otherwise false.</w:t>
        </w:r>
      </w:ins>
    </w:p>
    <w:p w:rsidR="00CA7811" w:rsidRPr="004A5736" w:rsidRDefault="00CA7811" w:rsidP="00CA7811">
      <w:pPr>
        <w:pStyle w:val="NormalWeb"/>
        <w:shd w:val="clear" w:color="auto" w:fill="FFFFFF"/>
        <w:spacing w:before="0" w:beforeAutospacing="0" w:after="0" w:afterAutospacing="0"/>
        <w:rPr>
          <w:ins w:id="707" w:author="Unknown"/>
          <w:color w:val="000000"/>
        </w:rPr>
      </w:pPr>
      <w:ins w:id="708" w:author="Unknown">
        <w:r w:rsidRPr="004A5736">
          <w:rPr>
            <w:rStyle w:val="Strong"/>
            <w:color w:val="000000"/>
            <w:bdr w:val="none" w:sz="0" w:space="0" w:color="auto" w:frame="1"/>
          </w:rPr>
          <w:t>Program source code 3:</w:t>
        </w:r>
      </w:ins>
    </w:p>
    <w:p w:rsidR="00CA7811" w:rsidRPr="004A5736" w:rsidRDefault="00CA7811" w:rsidP="00CA7811">
      <w:pPr>
        <w:pStyle w:val="HTMLPreformatted"/>
        <w:pBdr>
          <w:left w:val="single" w:sz="36" w:space="12" w:color="FF0000"/>
        </w:pBdr>
        <w:shd w:val="clear" w:color="auto" w:fill="403432"/>
        <w:rPr>
          <w:ins w:id="709" w:author="Unknown"/>
          <w:rFonts w:ascii="Times New Roman" w:hAnsi="Times New Roman" w:cs="Times New Roman"/>
          <w:color w:val="FFFFFF"/>
          <w:sz w:val="24"/>
          <w:szCs w:val="24"/>
        </w:rPr>
      </w:pPr>
      <w:proofErr w:type="gramStart"/>
      <w:ins w:id="710" w:author="Unknown">
        <w:r w:rsidRPr="004A5736">
          <w:rPr>
            <w:rFonts w:ascii="Times New Roman" w:hAnsi="Times New Roman" w:cs="Times New Roman"/>
            <w:color w:val="FFFFFF"/>
            <w:sz w:val="24"/>
            <w:szCs w:val="24"/>
          </w:rPr>
          <w:t>package</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setProgram</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711" w:author="Unknown"/>
          <w:rFonts w:ascii="Times New Roman" w:hAnsi="Times New Roman" w:cs="Times New Roman"/>
          <w:color w:val="FFFFFF"/>
          <w:sz w:val="24"/>
          <w:szCs w:val="24"/>
        </w:rPr>
      </w:pPr>
      <w:proofErr w:type="gramStart"/>
      <w:ins w:id="712"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java.util.HashSet</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713" w:author="Unknown"/>
          <w:rFonts w:ascii="Times New Roman" w:hAnsi="Times New Roman" w:cs="Times New Roman"/>
          <w:color w:val="FFFFFF"/>
          <w:sz w:val="24"/>
          <w:szCs w:val="24"/>
        </w:rPr>
      </w:pPr>
      <w:proofErr w:type="gramStart"/>
      <w:ins w:id="714"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java.util.Set</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715" w:author="Unknown"/>
          <w:rFonts w:ascii="Times New Roman" w:hAnsi="Times New Roman" w:cs="Times New Roman"/>
          <w:color w:val="FFFFFF"/>
          <w:sz w:val="24"/>
          <w:szCs w:val="24"/>
        </w:rPr>
      </w:pPr>
      <w:proofErr w:type="gramStart"/>
      <w:ins w:id="716"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class SetExample3 </w:t>
        </w:r>
      </w:ins>
    </w:p>
    <w:p w:rsidR="00CA7811" w:rsidRPr="004A5736" w:rsidRDefault="00CA7811" w:rsidP="00CA7811">
      <w:pPr>
        <w:pStyle w:val="HTMLPreformatted"/>
        <w:pBdr>
          <w:left w:val="single" w:sz="36" w:space="12" w:color="FF0000"/>
        </w:pBdr>
        <w:shd w:val="clear" w:color="auto" w:fill="403432"/>
        <w:rPr>
          <w:ins w:id="717" w:author="Unknown"/>
          <w:rFonts w:ascii="Times New Roman" w:hAnsi="Times New Roman" w:cs="Times New Roman"/>
          <w:color w:val="FFFFFF"/>
          <w:sz w:val="24"/>
          <w:szCs w:val="24"/>
        </w:rPr>
      </w:pPr>
      <w:ins w:id="718"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719" w:author="Unknown"/>
          <w:rFonts w:ascii="Times New Roman" w:hAnsi="Times New Roman" w:cs="Times New Roman"/>
          <w:color w:val="FFFFFF"/>
          <w:sz w:val="24"/>
          <w:szCs w:val="24"/>
        </w:rPr>
      </w:pPr>
      <w:proofErr w:type="gramStart"/>
      <w:ins w:id="720"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static void main(String[] </w:t>
        </w:r>
        <w:proofErr w:type="spellStart"/>
        <w:r w:rsidRPr="004A5736">
          <w:rPr>
            <w:rFonts w:ascii="Times New Roman" w:hAnsi="Times New Roman" w:cs="Times New Roman"/>
            <w:color w:val="FFFFFF"/>
            <w:sz w:val="24"/>
            <w:szCs w:val="24"/>
          </w:rPr>
          <w:t>args</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721" w:author="Unknown"/>
          <w:rFonts w:ascii="Times New Roman" w:hAnsi="Times New Roman" w:cs="Times New Roman"/>
          <w:color w:val="FFFFFF"/>
          <w:sz w:val="24"/>
          <w:szCs w:val="24"/>
        </w:rPr>
      </w:pPr>
      <w:ins w:id="722"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723" w:author="Unknown"/>
          <w:rFonts w:ascii="Times New Roman" w:hAnsi="Times New Roman" w:cs="Times New Roman"/>
          <w:color w:val="FFFFFF"/>
          <w:sz w:val="24"/>
          <w:szCs w:val="24"/>
        </w:rPr>
      </w:pPr>
      <w:ins w:id="724" w:author="Unknown">
        <w:r w:rsidRPr="004A5736">
          <w:rPr>
            <w:rFonts w:ascii="Times New Roman" w:hAnsi="Times New Roman" w:cs="Times New Roman"/>
            <w:color w:val="FFFFFF"/>
            <w:sz w:val="24"/>
            <w:szCs w:val="24"/>
          </w:rPr>
          <w:t xml:space="preserve"> Set&lt;Character&gt; s = new </w:t>
        </w:r>
        <w:proofErr w:type="spellStart"/>
        <w:r w:rsidRPr="004A5736">
          <w:rPr>
            <w:rFonts w:ascii="Times New Roman" w:hAnsi="Times New Roman" w:cs="Times New Roman"/>
            <w:color w:val="FFFFFF"/>
            <w:sz w:val="24"/>
            <w:szCs w:val="24"/>
          </w:rPr>
          <w:t>HashSet</w:t>
        </w:r>
        <w:proofErr w:type="spellEnd"/>
        <w:r w:rsidRPr="004A5736">
          <w:rPr>
            <w:rFonts w:ascii="Times New Roman" w:hAnsi="Times New Roman" w:cs="Times New Roman"/>
            <w:color w:val="FFFFFF"/>
            <w:sz w:val="24"/>
            <w:szCs w:val="24"/>
          </w:rPr>
          <w:t>&lt;Character</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725" w:author="Unknown"/>
          <w:rFonts w:ascii="Times New Roman" w:hAnsi="Times New Roman" w:cs="Times New Roman"/>
          <w:color w:val="FFFFFF"/>
          <w:sz w:val="24"/>
          <w:szCs w:val="24"/>
        </w:rPr>
      </w:pPr>
      <w:ins w:id="726"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'D'); </w:t>
        </w:r>
      </w:ins>
    </w:p>
    <w:p w:rsidR="00CA7811" w:rsidRPr="004A5736" w:rsidRDefault="00CA7811" w:rsidP="00CA7811">
      <w:pPr>
        <w:pStyle w:val="HTMLPreformatted"/>
        <w:pBdr>
          <w:left w:val="single" w:sz="36" w:space="12" w:color="FF0000"/>
        </w:pBdr>
        <w:shd w:val="clear" w:color="auto" w:fill="403432"/>
        <w:rPr>
          <w:ins w:id="727" w:author="Unknown"/>
          <w:rFonts w:ascii="Times New Roman" w:hAnsi="Times New Roman" w:cs="Times New Roman"/>
          <w:color w:val="FFFFFF"/>
          <w:sz w:val="24"/>
          <w:szCs w:val="24"/>
        </w:rPr>
      </w:pPr>
      <w:ins w:id="728"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'F'); </w:t>
        </w:r>
      </w:ins>
    </w:p>
    <w:p w:rsidR="00CA7811" w:rsidRPr="004A5736" w:rsidRDefault="00CA7811" w:rsidP="00CA7811">
      <w:pPr>
        <w:pStyle w:val="HTMLPreformatted"/>
        <w:pBdr>
          <w:left w:val="single" w:sz="36" w:space="12" w:color="FF0000"/>
        </w:pBdr>
        <w:shd w:val="clear" w:color="auto" w:fill="403432"/>
        <w:rPr>
          <w:ins w:id="729" w:author="Unknown"/>
          <w:rFonts w:ascii="Times New Roman" w:hAnsi="Times New Roman" w:cs="Times New Roman"/>
          <w:color w:val="FFFFFF"/>
          <w:sz w:val="24"/>
          <w:szCs w:val="24"/>
        </w:rPr>
      </w:pPr>
      <w:ins w:id="730"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'H'); </w:t>
        </w:r>
      </w:ins>
    </w:p>
    <w:p w:rsidR="00CA7811" w:rsidRPr="004A5736" w:rsidRDefault="00CA7811" w:rsidP="00CA7811">
      <w:pPr>
        <w:pStyle w:val="HTMLPreformatted"/>
        <w:pBdr>
          <w:left w:val="single" w:sz="36" w:space="12" w:color="FF0000"/>
        </w:pBdr>
        <w:shd w:val="clear" w:color="auto" w:fill="403432"/>
        <w:rPr>
          <w:ins w:id="731" w:author="Unknown"/>
          <w:rFonts w:ascii="Times New Roman" w:hAnsi="Times New Roman" w:cs="Times New Roman"/>
          <w:color w:val="FFFFFF"/>
          <w:sz w:val="24"/>
          <w:szCs w:val="24"/>
        </w:rPr>
      </w:pPr>
      <w:ins w:id="732"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'P'); </w:t>
        </w:r>
      </w:ins>
    </w:p>
    <w:p w:rsidR="00CA7811" w:rsidRPr="004A5736" w:rsidRDefault="00CA7811" w:rsidP="00CA7811">
      <w:pPr>
        <w:pStyle w:val="HTMLPreformatted"/>
        <w:pBdr>
          <w:left w:val="single" w:sz="36" w:space="12" w:color="FF0000"/>
        </w:pBdr>
        <w:shd w:val="clear" w:color="auto" w:fill="403432"/>
        <w:rPr>
          <w:ins w:id="733" w:author="Unknown"/>
          <w:rFonts w:ascii="Times New Roman" w:hAnsi="Times New Roman" w:cs="Times New Roman"/>
          <w:color w:val="FFFFFF"/>
          <w:sz w:val="24"/>
          <w:szCs w:val="24"/>
        </w:rPr>
      </w:pPr>
      <w:ins w:id="734"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'K'); </w:t>
        </w:r>
      </w:ins>
    </w:p>
    <w:p w:rsidR="00CA7811" w:rsidRPr="004A5736" w:rsidRDefault="00CA7811" w:rsidP="00CA7811">
      <w:pPr>
        <w:pStyle w:val="HTMLPreformatted"/>
        <w:pBdr>
          <w:left w:val="single" w:sz="36" w:space="12" w:color="FF0000"/>
        </w:pBdr>
        <w:shd w:val="clear" w:color="auto" w:fill="403432"/>
        <w:rPr>
          <w:ins w:id="735" w:author="Unknown"/>
          <w:rFonts w:ascii="Times New Roman" w:hAnsi="Times New Roman" w:cs="Times New Roman"/>
          <w:color w:val="FFFFFF"/>
          <w:sz w:val="24"/>
          <w:szCs w:val="24"/>
        </w:rPr>
      </w:pPr>
      <w:ins w:id="736"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null); </w:t>
        </w:r>
      </w:ins>
    </w:p>
    <w:p w:rsidR="00CA7811" w:rsidRPr="004A5736" w:rsidRDefault="00CA7811" w:rsidP="00CA7811">
      <w:pPr>
        <w:pStyle w:val="HTMLPreformatted"/>
        <w:pBdr>
          <w:left w:val="single" w:sz="36" w:space="12" w:color="FF0000"/>
        </w:pBdr>
        <w:shd w:val="clear" w:color="auto" w:fill="403432"/>
        <w:rPr>
          <w:ins w:id="737" w:author="Unknown"/>
          <w:rFonts w:ascii="Times New Roman" w:hAnsi="Times New Roman" w:cs="Times New Roman"/>
          <w:color w:val="FFFFFF"/>
          <w:sz w:val="24"/>
          <w:szCs w:val="24"/>
        </w:rPr>
      </w:pPr>
      <w:ins w:id="738"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null); // Duplicate null element. Therefore, set allow only one null element. </w:t>
        </w:r>
      </w:ins>
    </w:p>
    <w:p w:rsidR="00CA7811" w:rsidRPr="004A5736" w:rsidRDefault="00CA7811" w:rsidP="00CA7811">
      <w:pPr>
        <w:pStyle w:val="HTMLPreformatted"/>
        <w:pBdr>
          <w:left w:val="single" w:sz="36" w:space="12" w:color="FF0000"/>
        </w:pBdr>
        <w:shd w:val="clear" w:color="auto" w:fill="403432"/>
        <w:rPr>
          <w:ins w:id="739" w:author="Unknown"/>
          <w:rFonts w:ascii="Times New Roman" w:hAnsi="Times New Roman" w:cs="Times New Roman"/>
          <w:color w:val="FFFFFF"/>
          <w:sz w:val="24"/>
          <w:szCs w:val="24"/>
        </w:rPr>
      </w:pPr>
      <w:ins w:id="740"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"Unordered Set Elements"); </w:t>
        </w:r>
      </w:ins>
    </w:p>
    <w:p w:rsidR="00CA7811" w:rsidRPr="004A5736" w:rsidRDefault="00CA7811" w:rsidP="00CA7811">
      <w:pPr>
        <w:pStyle w:val="HTMLPreformatted"/>
        <w:pBdr>
          <w:left w:val="single" w:sz="36" w:space="12" w:color="FF0000"/>
        </w:pBdr>
        <w:shd w:val="clear" w:color="auto" w:fill="403432"/>
        <w:rPr>
          <w:ins w:id="741" w:author="Unknown"/>
          <w:rFonts w:ascii="Times New Roman" w:hAnsi="Times New Roman" w:cs="Times New Roman"/>
          <w:color w:val="FFFFFF"/>
          <w:sz w:val="24"/>
          <w:szCs w:val="24"/>
        </w:rPr>
      </w:pPr>
      <w:ins w:id="742" w:author="Unknown">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 xml:space="preserve">(s); </w:t>
        </w:r>
      </w:ins>
    </w:p>
    <w:p w:rsidR="00CA7811" w:rsidRPr="004A5736" w:rsidRDefault="00CA7811" w:rsidP="00CA7811">
      <w:pPr>
        <w:pStyle w:val="HTMLPreformatted"/>
        <w:pBdr>
          <w:left w:val="single" w:sz="36" w:space="12" w:color="FF0000"/>
        </w:pBdr>
        <w:shd w:val="clear" w:color="auto" w:fill="403432"/>
        <w:rPr>
          <w:ins w:id="743" w:author="Unknown"/>
          <w:rFonts w:ascii="Times New Roman" w:hAnsi="Times New Roman" w:cs="Times New Roman"/>
          <w:color w:val="FFFFFF"/>
          <w:sz w:val="24"/>
          <w:szCs w:val="24"/>
        </w:rPr>
      </w:pPr>
    </w:p>
    <w:p w:rsidR="00CA7811" w:rsidRPr="004A5736" w:rsidRDefault="00CA7811" w:rsidP="00CA7811">
      <w:pPr>
        <w:pStyle w:val="HTMLPreformatted"/>
        <w:pBdr>
          <w:left w:val="single" w:sz="36" w:space="12" w:color="FF0000"/>
        </w:pBdr>
        <w:shd w:val="clear" w:color="auto" w:fill="403432"/>
        <w:rPr>
          <w:ins w:id="744" w:author="Unknown"/>
          <w:rFonts w:ascii="Times New Roman" w:hAnsi="Times New Roman" w:cs="Times New Roman"/>
          <w:color w:val="FFFFFF"/>
          <w:sz w:val="24"/>
          <w:szCs w:val="24"/>
        </w:rPr>
      </w:pPr>
      <w:ins w:id="745" w:author="Unknown">
        <w:r w:rsidRPr="004A5736">
          <w:rPr>
            <w:rFonts w:ascii="Times New Roman" w:hAnsi="Times New Roman" w:cs="Times New Roman"/>
            <w:color w:val="FFFFFF"/>
            <w:sz w:val="24"/>
            <w:szCs w:val="24"/>
          </w:rPr>
          <w:t xml:space="preserve">// Call </w:t>
        </w:r>
        <w:proofErr w:type="gramStart"/>
        <w:r w:rsidRPr="004A5736">
          <w:rPr>
            <w:rFonts w:ascii="Times New Roman" w:hAnsi="Times New Roman" w:cs="Times New Roman"/>
            <w:color w:val="FFFFFF"/>
            <w:sz w:val="24"/>
            <w:szCs w:val="24"/>
          </w:rPr>
          <w:t>contains(</w:t>
        </w:r>
        <w:proofErr w:type="gramEnd"/>
        <w:r w:rsidRPr="004A5736">
          <w:rPr>
            <w:rFonts w:ascii="Times New Roman" w:hAnsi="Times New Roman" w:cs="Times New Roman"/>
            <w:color w:val="FFFFFF"/>
            <w:sz w:val="24"/>
            <w:szCs w:val="24"/>
          </w:rPr>
          <w:t xml:space="preserve">) method to search an element. </w:t>
        </w:r>
      </w:ins>
    </w:p>
    <w:p w:rsidR="00CA7811" w:rsidRPr="004A5736" w:rsidRDefault="00CA7811" w:rsidP="00CA7811">
      <w:pPr>
        <w:pStyle w:val="HTMLPreformatted"/>
        <w:pBdr>
          <w:left w:val="single" w:sz="36" w:space="12" w:color="FF0000"/>
        </w:pBdr>
        <w:shd w:val="clear" w:color="auto" w:fill="403432"/>
        <w:rPr>
          <w:ins w:id="746" w:author="Unknown"/>
          <w:rFonts w:ascii="Times New Roman" w:hAnsi="Times New Roman" w:cs="Times New Roman"/>
          <w:color w:val="FFFFFF"/>
          <w:sz w:val="24"/>
          <w:szCs w:val="24"/>
        </w:rPr>
      </w:pPr>
      <w:ins w:id="747"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boolean</w:t>
        </w:r>
        <w:proofErr w:type="spellEnd"/>
        <w:proofErr w:type="gramEnd"/>
        <w:r w:rsidRPr="004A5736">
          <w:rPr>
            <w:rFonts w:ascii="Times New Roman" w:hAnsi="Times New Roman" w:cs="Times New Roman"/>
            <w:color w:val="FFFFFF"/>
            <w:sz w:val="24"/>
            <w:szCs w:val="24"/>
          </w:rPr>
          <w:t xml:space="preserve"> search = </w:t>
        </w:r>
        <w:proofErr w:type="spellStart"/>
        <w:r w:rsidRPr="004A5736">
          <w:rPr>
            <w:rFonts w:ascii="Times New Roman" w:hAnsi="Times New Roman" w:cs="Times New Roman"/>
            <w:color w:val="FFFFFF"/>
            <w:sz w:val="24"/>
            <w:szCs w:val="24"/>
          </w:rPr>
          <w:t>s.contains</w:t>
        </w:r>
        <w:proofErr w:type="spellEnd"/>
        <w:r w:rsidRPr="004A5736">
          <w:rPr>
            <w:rFonts w:ascii="Times New Roman" w:hAnsi="Times New Roman" w:cs="Times New Roman"/>
            <w:color w:val="FFFFFF"/>
            <w:sz w:val="24"/>
            <w:szCs w:val="24"/>
          </w:rPr>
          <w:t xml:space="preserve">('A'); // Returns false because A is not present in the set. </w:t>
        </w:r>
      </w:ins>
    </w:p>
    <w:p w:rsidR="00CA7811" w:rsidRPr="004A5736" w:rsidRDefault="00CA7811" w:rsidP="00CA7811">
      <w:pPr>
        <w:pStyle w:val="HTMLPreformatted"/>
        <w:pBdr>
          <w:left w:val="single" w:sz="36" w:space="12" w:color="FF0000"/>
        </w:pBdr>
        <w:shd w:val="clear" w:color="auto" w:fill="403432"/>
        <w:rPr>
          <w:ins w:id="748" w:author="Unknown"/>
          <w:rFonts w:ascii="Times New Roman" w:hAnsi="Times New Roman" w:cs="Times New Roman"/>
          <w:color w:val="FFFFFF"/>
          <w:sz w:val="24"/>
          <w:szCs w:val="24"/>
        </w:rPr>
      </w:pPr>
      <w:proofErr w:type="spellStart"/>
      <w:proofErr w:type="gramStart"/>
      <w:ins w:id="749" w:author="Unknown">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"Is Element A present in set: " +search); </w:t>
        </w:r>
      </w:ins>
    </w:p>
    <w:p w:rsidR="00CA7811" w:rsidRPr="004A5736" w:rsidRDefault="00CA7811" w:rsidP="00CA7811">
      <w:pPr>
        <w:pStyle w:val="HTMLPreformatted"/>
        <w:pBdr>
          <w:left w:val="single" w:sz="36" w:space="12" w:color="FF0000"/>
        </w:pBdr>
        <w:shd w:val="clear" w:color="auto" w:fill="403432"/>
        <w:rPr>
          <w:ins w:id="750" w:author="Unknown"/>
          <w:rFonts w:ascii="Times New Roman" w:hAnsi="Times New Roman" w:cs="Times New Roman"/>
          <w:color w:val="FFFFFF"/>
          <w:sz w:val="24"/>
          <w:szCs w:val="24"/>
        </w:rPr>
      </w:pPr>
      <w:proofErr w:type="gramStart"/>
      <w:ins w:id="751" w:author="Unknown">
        <w:r w:rsidRPr="004A5736">
          <w:rPr>
            <w:rFonts w:ascii="Times New Roman" w:hAnsi="Times New Roman" w:cs="Times New Roman"/>
            <w:color w:val="FFFFFF"/>
            <w:sz w:val="24"/>
            <w:szCs w:val="24"/>
          </w:rPr>
          <w:t>if(</w:t>
        </w:r>
        <w:proofErr w:type="spellStart"/>
        <w:proofErr w:type="gramEnd"/>
        <w:r w:rsidRPr="004A5736">
          <w:rPr>
            <w:rFonts w:ascii="Times New Roman" w:hAnsi="Times New Roman" w:cs="Times New Roman"/>
            <w:color w:val="FFFFFF"/>
            <w:sz w:val="24"/>
            <w:szCs w:val="24"/>
          </w:rPr>
          <w:t>s.contains</w:t>
        </w:r>
        <w:proofErr w:type="spellEnd"/>
        <w:r w:rsidRPr="004A5736">
          <w:rPr>
            <w:rFonts w:ascii="Times New Roman" w:hAnsi="Times New Roman" w:cs="Times New Roman"/>
            <w:color w:val="FFFFFF"/>
            <w:sz w:val="24"/>
            <w:szCs w:val="24"/>
          </w:rPr>
          <w:t>('K'))</w:t>
        </w:r>
      </w:ins>
    </w:p>
    <w:p w:rsidR="00CA7811" w:rsidRPr="004A5736" w:rsidRDefault="00CA7811" w:rsidP="00CA7811">
      <w:pPr>
        <w:pStyle w:val="HTMLPreformatted"/>
        <w:pBdr>
          <w:left w:val="single" w:sz="36" w:space="12" w:color="FF0000"/>
        </w:pBdr>
        <w:shd w:val="clear" w:color="auto" w:fill="403432"/>
        <w:rPr>
          <w:ins w:id="752" w:author="Unknown"/>
          <w:rFonts w:ascii="Times New Roman" w:hAnsi="Times New Roman" w:cs="Times New Roman"/>
          <w:color w:val="FFFFFF"/>
          <w:sz w:val="24"/>
          <w:szCs w:val="24"/>
        </w:rPr>
      </w:pPr>
      <w:ins w:id="753"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754" w:author="Unknown"/>
          <w:rFonts w:ascii="Times New Roman" w:hAnsi="Times New Roman" w:cs="Times New Roman"/>
          <w:color w:val="FFFFFF"/>
          <w:sz w:val="24"/>
          <w:szCs w:val="24"/>
        </w:rPr>
      </w:pPr>
      <w:ins w:id="755"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"K is present in set."); </w:t>
        </w:r>
      </w:ins>
    </w:p>
    <w:p w:rsidR="00CA7811" w:rsidRPr="004A5736" w:rsidRDefault="00CA7811" w:rsidP="00CA7811">
      <w:pPr>
        <w:pStyle w:val="HTMLPreformatted"/>
        <w:pBdr>
          <w:left w:val="single" w:sz="36" w:space="12" w:color="FF0000"/>
        </w:pBdr>
        <w:shd w:val="clear" w:color="auto" w:fill="403432"/>
        <w:rPr>
          <w:ins w:id="756" w:author="Unknown"/>
          <w:rFonts w:ascii="Times New Roman" w:hAnsi="Times New Roman" w:cs="Times New Roman"/>
          <w:color w:val="FFFFFF"/>
          <w:sz w:val="24"/>
          <w:szCs w:val="24"/>
        </w:rPr>
      </w:pPr>
      <w:ins w:id="757"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758" w:author="Unknown"/>
          <w:rFonts w:ascii="Times New Roman" w:hAnsi="Times New Roman" w:cs="Times New Roman"/>
          <w:color w:val="FFFFFF"/>
          <w:sz w:val="24"/>
          <w:szCs w:val="24"/>
        </w:rPr>
      </w:pPr>
      <w:proofErr w:type="gramStart"/>
      <w:ins w:id="759" w:author="Unknown">
        <w:r w:rsidRPr="004A5736">
          <w:rPr>
            <w:rFonts w:ascii="Times New Roman" w:hAnsi="Times New Roman" w:cs="Times New Roman"/>
            <w:color w:val="FFFFFF"/>
            <w:sz w:val="24"/>
            <w:szCs w:val="24"/>
          </w:rPr>
          <w:t>else</w:t>
        </w:r>
        <w:proofErr w:type="gramEnd"/>
        <w:r w:rsidRPr="004A5736">
          <w:rPr>
            <w:rFonts w:ascii="Times New Roman" w:hAnsi="Times New Roman" w:cs="Times New Roman"/>
            <w:color w:val="FFFFFF"/>
            <w:sz w:val="24"/>
            <w:szCs w:val="24"/>
          </w:rPr>
          <w:t xml:space="preserve"> { </w:t>
        </w:r>
      </w:ins>
    </w:p>
    <w:p w:rsidR="00CA7811" w:rsidRPr="004A5736" w:rsidRDefault="00CA7811" w:rsidP="00CA7811">
      <w:pPr>
        <w:pStyle w:val="HTMLPreformatted"/>
        <w:pBdr>
          <w:left w:val="single" w:sz="36" w:space="12" w:color="FF0000"/>
        </w:pBdr>
        <w:shd w:val="clear" w:color="auto" w:fill="403432"/>
        <w:rPr>
          <w:ins w:id="760" w:author="Unknown"/>
          <w:rFonts w:ascii="Times New Roman" w:hAnsi="Times New Roman" w:cs="Times New Roman"/>
          <w:color w:val="FFFFFF"/>
          <w:sz w:val="24"/>
          <w:szCs w:val="24"/>
        </w:rPr>
      </w:pPr>
      <w:ins w:id="761"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"K is not present in set."); </w:t>
        </w:r>
      </w:ins>
    </w:p>
    <w:p w:rsidR="00CA7811" w:rsidRPr="004A5736" w:rsidRDefault="00CA7811" w:rsidP="00CA7811">
      <w:pPr>
        <w:pStyle w:val="HTMLPreformatted"/>
        <w:pBdr>
          <w:left w:val="single" w:sz="36" w:space="12" w:color="FF0000"/>
        </w:pBdr>
        <w:shd w:val="clear" w:color="auto" w:fill="403432"/>
        <w:rPr>
          <w:ins w:id="762" w:author="Unknown"/>
          <w:rFonts w:ascii="Times New Roman" w:hAnsi="Times New Roman" w:cs="Times New Roman"/>
          <w:color w:val="FFFFFF"/>
          <w:sz w:val="24"/>
          <w:szCs w:val="24"/>
        </w:rPr>
      </w:pPr>
      <w:ins w:id="763" w:author="Unknown">
        <w:r w:rsidRPr="004A5736">
          <w:rPr>
            <w:rFonts w:ascii="Times New Roman" w:hAnsi="Times New Roman" w:cs="Times New Roman"/>
            <w:color w:val="FFFFFF"/>
            <w:sz w:val="24"/>
            <w:szCs w:val="24"/>
          </w:rPr>
          <w:t xml:space="preserve"> } </w:t>
        </w:r>
      </w:ins>
    </w:p>
    <w:p w:rsidR="00CA7811" w:rsidRPr="004A5736" w:rsidRDefault="00CA7811" w:rsidP="00CA7811">
      <w:pPr>
        <w:pStyle w:val="HTMLPreformatted"/>
        <w:pBdr>
          <w:left w:val="single" w:sz="36" w:space="12" w:color="FF0000"/>
        </w:pBdr>
        <w:shd w:val="clear" w:color="auto" w:fill="403432"/>
        <w:rPr>
          <w:ins w:id="764" w:author="Unknown"/>
          <w:rFonts w:ascii="Times New Roman" w:hAnsi="Times New Roman" w:cs="Times New Roman"/>
          <w:color w:val="FFFFFF"/>
          <w:sz w:val="24"/>
          <w:szCs w:val="24"/>
        </w:rPr>
      </w:pPr>
      <w:ins w:id="765"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int</w:t>
        </w:r>
        <w:proofErr w:type="spellEnd"/>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hashcode</w:t>
        </w:r>
        <w:proofErr w:type="spellEnd"/>
        <w:r w:rsidRPr="004A5736">
          <w:rPr>
            <w:rFonts w:ascii="Times New Roman" w:hAnsi="Times New Roman" w:cs="Times New Roman"/>
            <w:color w:val="FFFFFF"/>
            <w:sz w:val="24"/>
            <w:szCs w:val="24"/>
          </w:rPr>
          <w:t xml:space="preserve"> = </w:t>
        </w:r>
        <w:proofErr w:type="spellStart"/>
        <w:r w:rsidRPr="004A5736">
          <w:rPr>
            <w:rFonts w:ascii="Times New Roman" w:hAnsi="Times New Roman" w:cs="Times New Roman"/>
            <w:color w:val="FFFFFF"/>
            <w:sz w:val="24"/>
            <w:szCs w:val="24"/>
          </w:rPr>
          <w:t>s.hashCode</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766" w:author="Unknown"/>
          <w:rFonts w:ascii="Times New Roman" w:hAnsi="Times New Roman" w:cs="Times New Roman"/>
          <w:color w:val="FFFFFF"/>
          <w:sz w:val="24"/>
          <w:szCs w:val="24"/>
        </w:rPr>
      </w:pPr>
      <w:ins w:id="767"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w:t>
        </w:r>
        <w:proofErr w:type="spellStart"/>
        <w:r w:rsidRPr="004A5736">
          <w:rPr>
            <w:rFonts w:ascii="Times New Roman" w:hAnsi="Times New Roman" w:cs="Times New Roman"/>
            <w:color w:val="FFFFFF"/>
            <w:sz w:val="24"/>
            <w:szCs w:val="24"/>
          </w:rPr>
          <w:t>HashCode</w:t>
        </w:r>
        <w:proofErr w:type="spellEnd"/>
        <w:r w:rsidRPr="004A5736">
          <w:rPr>
            <w:rFonts w:ascii="Times New Roman" w:hAnsi="Times New Roman" w:cs="Times New Roman"/>
            <w:color w:val="FFFFFF"/>
            <w:sz w:val="24"/>
            <w:szCs w:val="24"/>
          </w:rPr>
          <w:t xml:space="preserve"> value: " +</w:t>
        </w:r>
        <w:proofErr w:type="spellStart"/>
        <w:r w:rsidRPr="004A5736">
          <w:rPr>
            <w:rFonts w:ascii="Times New Roman" w:hAnsi="Times New Roman" w:cs="Times New Roman"/>
            <w:color w:val="FFFFFF"/>
            <w:sz w:val="24"/>
            <w:szCs w:val="24"/>
          </w:rPr>
          <w:t>hashcode</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768" w:author="Unknown"/>
          <w:rFonts w:ascii="Times New Roman" w:hAnsi="Times New Roman" w:cs="Times New Roman"/>
          <w:color w:val="FFFFFF"/>
          <w:sz w:val="24"/>
          <w:szCs w:val="24"/>
        </w:rPr>
      </w:pPr>
      <w:ins w:id="769" w:author="Unknown">
        <w:r w:rsidRPr="004A5736">
          <w:rPr>
            <w:rFonts w:ascii="Times New Roman" w:hAnsi="Times New Roman" w:cs="Times New Roman"/>
            <w:color w:val="FFFFFF"/>
            <w:sz w:val="24"/>
            <w:szCs w:val="24"/>
          </w:rPr>
          <w:t xml:space="preserve"> } </w:t>
        </w:r>
      </w:ins>
    </w:p>
    <w:p w:rsidR="00CA7811" w:rsidRPr="004A5736" w:rsidRDefault="00CA7811" w:rsidP="00CA7811">
      <w:pPr>
        <w:pStyle w:val="HTMLPreformatted"/>
        <w:pBdr>
          <w:left w:val="single" w:sz="36" w:space="12" w:color="FF0000"/>
        </w:pBdr>
        <w:shd w:val="clear" w:color="auto" w:fill="403432"/>
        <w:rPr>
          <w:ins w:id="770" w:author="Unknown"/>
          <w:rFonts w:ascii="Times New Roman" w:hAnsi="Times New Roman" w:cs="Times New Roman"/>
          <w:color w:val="FFFFFF"/>
          <w:sz w:val="24"/>
          <w:szCs w:val="24"/>
        </w:rPr>
      </w:pPr>
      <w:ins w:id="771" w:author="Unknown">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772" w:author="Unknown"/>
          <w:rFonts w:ascii="Times New Roman" w:hAnsi="Times New Roman" w:cs="Times New Roman"/>
          <w:color w:val="FFFFFF"/>
          <w:sz w:val="24"/>
          <w:szCs w:val="24"/>
        </w:rPr>
      </w:pPr>
      <w:ins w:id="773" w:author="Unknown">
        <w:r w:rsidRPr="004A5736">
          <w:rPr>
            <w:rFonts w:ascii="Times New Roman" w:hAnsi="Times New Roman" w:cs="Times New Roman"/>
            <w:color w:val="FFFFFF"/>
            <w:sz w:val="24"/>
            <w:szCs w:val="24"/>
          </w:rPr>
          <w:t xml:space="preserve">Output: </w:t>
        </w:r>
      </w:ins>
    </w:p>
    <w:p w:rsidR="00CA7811" w:rsidRPr="004A5736" w:rsidRDefault="00CA7811" w:rsidP="00CA7811">
      <w:pPr>
        <w:pStyle w:val="HTMLPreformatted"/>
        <w:pBdr>
          <w:left w:val="single" w:sz="36" w:space="12" w:color="FF0000"/>
        </w:pBdr>
        <w:shd w:val="clear" w:color="auto" w:fill="403432"/>
        <w:rPr>
          <w:ins w:id="774" w:author="Unknown"/>
          <w:rFonts w:ascii="Times New Roman" w:hAnsi="Times New Roman" w:cs="Times New Roman"/>
          <w:color w:val="FFFFFF"/>
          <w:sz w:val="24"/>
          <w:szCs w:val="24"/>
        </w:rPr>
      </w:pPr>
      <w:ins w:id="775" w:author="Unknown">
        <w:r w:rsidRPr="004A5736">
          <w:rPr>
            <w:rFonts w:ascii="Times New Roman" w:hAnsi="Times New Roman" w:cs="Times New Roman"/>
            <w:color w:val="FFFFFF"/>
            <w:sz w:val="24"/>
            <w:szCs w:val="24"/>
          </w:rPr>
          <w:t xml:space="preserve">       Unordered Set Elements </w:t>
        </w:r>
      </w:ins>
    </w:p>
    <w:p w:rsidR="00CA7811" w:rsidRPr="004A5736" w:rsidRDefault="00CA7811" w:rsidP="00CA7811">
      <w:pPr>
        <w:pStyle w:val="HTMLPreformatted"/>
        <w:pBdr>
          <w:left w:val="single" w:sz="36" w:space="12" w:color="FF0000"/>
        </w:pBdr>
        <w:shd w:val="clear" w:color="auto" w:fill="403432"/>
        <w:rPr>
          <w:ins w:id="776" w:author="Unknown"/>
          <w:rFonts w:ascii="Times New Roman" w:hAnsi="Times New Roman" w:cs="Times New Roman"/>
          <w:color w:val="FFFFFF"/>
          <w:sz w:val="24"/>
          <w:szCs w:val="24"/>
        </w:rPr>
      </w:pPr>
      <w:ins w:id="777" w:author="Unknown">
        <w:r w:rsidRPr="004A5736">
          <w:rPr>
            <w:rFonts w:ascii="Times New Roman" w:hAnsi="Times New Roman" w:cs="Times New Roman"/>
            <w:color w:val="FFFFFF"/>
            <w:sz w:val="24"/>
            <w:szCs w:val="24"/>
          </w:rPr>
          <w:t xml:space="preserve">       [P, null, D, F, H, K] </w:t>
        </w:r>
      </w:ins>
    </w:p>
    <w:p w:rsidR="00CA7811" w:rsidRPr="004A5736" w:rsidRDefault="00CA7811" w:rsidP="00CA7811">
      <w:pPr>
        <w:pStyle w:val="HTMLPreformatted"/>
        <w:pBdr>
          <w:left w:val="single" w:sz="36" w:space="12" w:color="FF0000"/>
        </w:pBdr>
        <w:shd w:val="clear" w:color="auto" w:fill="403432"/>
        <w:spacing w:after="360"/>
        <w:rPr>
          <w:ins w:id="778" w:author="Unknown"/>
          <w:rFonts w:ascii="Times New Roman" w:hAnsi="Times New Roman" w:cs="Times New Roman"/>
          <w:color w:val="FFFFFF"/>
          <w:sz w:val="24"/>
          <w:szCs w:val="24"/>
        </w:rPr>
      </w:pPr>
      <w:ins w:id="779" w:author="Unknown">
        <w:r w:rsidRPr="004A5736">
          <w:rPr>
            <w:rFonts w:ascii="Times New Roman" w:hAnsi="Times New Roman" w:cs="Times New Roman"/>
            <w:color w:val="FFFFFF"/>
            <w:sz w:val="24"/>
            <w:szCs w:val="24"/>
          </w:rPr>
          <w:t xml:space="preserve">       Is Element A present in set: false </w:t>
        </w:r>
      </w:ins>
    </w:p>
    <w:p w:rsidR="00CA7811" w:rsidRPr="004A5736" w:rsidRDefault="00CA7811" w:rsidP="00CA7811">
      <w:pPr>
        <w:pStyle w:val="HTMLPreformatted"/>
        <w:pBdr>
          <w:left w:val="single" w:sz="36" w:space="12" w:color="FF0000"/>
        </w:pBdr>
        <w:shd w:val="clear" w:color="auto" w:fill="403432"/>
        <w:spacing w:after="360"/>
        <w:rPr>
          <w:ins w:id="780" w:author="Unknown"/>
          <w:rFonts w:ascii="Times New Roman" w:hAnsi="Times New Roman" w:cs="Times New Roman"/>
          <w:color w:val="FFFFFF"/>
          <w:sz w:val="24"/>
          <w:szCs w:val="24"/>
        </w:rPr>
      </w:pPr>
      <w:ins w:id="781" w:author="Unknown">
        <w:r w:rsidRPr="004A5736">
          <w:rPr>
            <w:rFonts w:ascii="Times New Roman" w:hAnsi="Times New Roman" w:cs="Times New Roman"/>
            <w:color w:val="FFFFFF"/>
            <w:sz w:val="24"/>
            <w:szCs w:val="24"/>
          </w:rPr>
          <w:t xml:space="preserve">       K is present in set. </w:t>
        </w:r>
      </w:ins>
    </w:p>
    <w:p w:rsidR="00CA7811" w:rsidRPr="004A5736" w:rsidRDefault="00CA7811" w:rsidP="00CA7811">
      <w:pPr>
        <w:pStyle w:val="HTMLPreformatted"/>
        <w:pBdr>
          <w:left w:val="single" w:sz="36" w:space="12" w:color="FF0000"/>
        </w:pBdr>
        <w:shd w:val="clear" w:color="auto" w:fill="403432"/>
        <w:spacing w:after="360"/>
        <w:rPr>
          <w:ins w:id="782" w:author="Unknown"/>
          <w:rFonts w:ascii="Times New Roman" w:hAnsi="Times New Roman" w:cs="Times New Roman"/>
          <w:color w:val="FFFFFF"/>
          <w:sz w:val="24"/>
          <w:szCs w:val="24"/>
        </w:rPr>
      </w:pPr>
      <w:ins w:id="783" w:author="Unknown">
        <w:r w:rsidRPr="004A5736">
          <w:rPr>
            <w:rFonts w:ascii="Times New Roman" w:hAnsi="Times New Roman" w:cs="Times New Roman"/>
            <w:color w:val="FFFFFF"/>
            <w:sz w:val="24"/>
            <w:szCs w:val="24"/>
          </w:rPr>
          <w:lastRenderedPageBreak/>
          <w:t xml:space="preserve">       </w:t>
        </w:r>
        <w:proofErr w:type="spellStart"/>
        <w:r w:rsidRPr="004A5736">
          <w:rPr>
            <w:rFonts w:ascii="Times New Roman" w:hAnsi="Times New Roman" w:cs="Times New Roman"/>
            <w:color w:val="FFFFFF"/>
            <w:sz w:val="24"/>
            <w:szCs w:val="24"/>
          </w:rPr>
          <w:t>HashCode</w:t>
        </w:r>
        <w:proofErr w:type="spellEnd"/>
        <w:r w:rsidRPr="004A5736">
          <w:rPr>
            <w:rFonts w:ascii="Times New Roman" w:hAnsi="Times New Roman" w:cs="Times New Roman"/>
            <w:color w:val="FFFFFF"/>
            <w:sz w:val="24"/>
            <w:szCs w:val="24"/>
          </w:rPr>
          <w:t xml:space="preserve"> value: 365</w:t>
        </w:r>
      </w:ins>
    </w:p>
    <w:p w:rsidR="00CA7811" w:rsidRPr="004A5736" w:rsidRDefault="00CA7811" w:rsidP="00CA7811">
      <w:pPr>
        <w:pStyle w:val="Heading2"/>
        <w:shd w:val="clear" w:color="auto" w:fill="FFFFFF"/>
        <w:spacing w:before="230" w:beforeAutospacing="0" w:after="230" w:afterAutospacing="0"/>
        <w:rPr>
          <w:ins w:id="784" w:author="Unknown"/>
          <w:color w:val="000000"/>
          <w:sz w:val="24"/>
          <w:szCs w:val="24"/>
        </w:rPr>
      </w:pPr>
      <w:ins w:id="785" w:author="Unknown">
        <w:r w:rsidRPr="004A5736">
          <w:rPr>
            <w:color w:val="000000"/>
            <w:sz w:val="24"/>
            <w:szCs w:val="24"/>
          </w:rPr>
          <w:t xml:space="preserve">When to use </w:t>
        </w:r>
        <w:proofErr w:type="gramStart"/>
        <w:r w:rsidRPr="004A5736">
          <w:rPr>
            <w:color w:val="000000"/>
            <w:sz w:val="24"/>
            <w:szCs w:val="24"/>
          </w:rPr>
          <w:t>Set</w:t>
        </w:r>
        <w:proofErr w:type="gramEnd"/>
        <w:r w:rsidRPr="004A5736">
          <w:rPr>
            <w:color w:val="000000"/>
            <w:sz w:val="24"/>
            <w:szCs w:val="24"/>
          </w:rPr>
          <w:t>?</w:t>
        </w:r>
      </w:ins>
    </w:p>
    <w:p w:rsidR="00CA7811" w:rsidRPr="004A5736" w:rsidRDefault="00CA7811" w:rsidP="00CA7811">
      <w:pPr>
        <w:pStyle w:val="NormalWeb"/>
        <w:shd w:val="clear" w:color="auto" w:fill="FFFFFF"/>
        <w:spacing w:before="0" w:beforeAutospacing="0" w:after="144" w:afterAutospacing="0"/>
        <w:rPr>
          <w:ins w:id="786" w:author="Unknown"/>
          <w:color w:val="000000"/>
        </w:rPr>
      </w:pPr>
      <w:ins w:id="787" w:author="Unknown">
        <w:r w:rsidRPr="004A5736">
          <w:rPr>
            <w:color w:val="000000"/>
          </w:rPr>
          <w:t>1. If you want to represent a group of individual elements as a single entity where duplicates are not allowed and insertion order is not preserved then we should go for the Set.</w:t>
        </w:r>
      </w:ins>
    </w:p>
    <w:p w:rsidR="00CA7811" w:rsidRPr="004A5736" w:rsidRDefault="00CA7811" w:rsidP="00CA7811">
      <w:pPr>
        <w:pStyle w:val="NormalWeb"/>
        <w:shd w:val="clear" w:color="auto" w:fill="FFFFFF"/>
        <w:spacing w:before="0" w:beforeAutospacing="0" w:after="144" w:afterAutospacing="0"/>
        <w:rPr>
          <w:ins w:id="788" w:author="Unknown"/>
          <w:color w:val="000000"/>
        </w:rPr>
      </w:pPr>
      <w:ins w:id="789" w:author="Unknown">
        <w:r w:rsidRPr="004A5736">
          <w:rPr>
            <w:color w:val="000000"/>
          </w:rPr>
          <w:t>2. If your requirement is to get unique elements, set is the best choice for this.</w:t>
        </w:r>
      </w:ins>
    </w:p>
    <w:p w:rsidR="00CA7811" w:rsidRPr="004A5736" w:rsidRDefault="00CA7811" w:rsidP="00CA7811">
      <w:pPr>
        <w:pStyle w:val="NormalWeb"/>
        <w:shd w:val="clear" w:color="auto" w:fill="FFFFFF"/>
        <w:spacing w:before="0" w:beforeAutospacing="0" w:after="144" w:afterAutospacing="0"/>
        <w:rPr>
          <w:ins w:id="790" w:author="Unknown"/>
          <w:color w:val="000000"/>
        </w:rPr>
      </w:pPr>
      <w:ins w:id="791" w:author="Unknown">
        <w:r w:rsidRPr="004A5736">
          <w:rPr>
            <w:color w:val="000000"/>
          </w:rPr>
          <w:t>3. If you want to remove duplicate elements without maintaining the insertion order from the non-set collection, you should go for set.</w:t>
        </w:r>
      </w:ins>
    </w:p>
    <w:p w:rsidR="00CA7811" w:rsidRPr="004A5736" w:rsidRDefault="00CA7811" w:rsidP="00CA7811">
      <w:pPr>
        <w:pStyle w:val="NormalWeb"/>
        <w:shd w:val="clear" w:color="auto" w:fill="FFFFFF"/>
        <w:spacing w:before="0" w:beforeAutospacing="0" w:after="144" w:afterAutospacing="0"/>
        <w:rPr>
          <w:ins w:id="792" w:author="Unknown"/>
          <w:color w:val="000000"/>
        </w:rPr>
      </w:pPr>
      <w:ins w:id="793" w:author="Unknown">
        <w:r w:rsidRPr="004A5736">
          <w:rPr>
            <w:color w:val="000000"/>
          </w:rPr>
          <w:t xml:space="preserve">Let’s take a simple example program where we will remove duplicate elements from the </w:t>
        </w:r>
        <w:proofErr w:type="spellStart"/>
        <w:r w:rsidRPr="004A5736">
          <w:rPr>
            <w:color w:val="000000"/>
          </w:rPr>
          <w:t>ArrayList</w:t>
        </w:r>
        <w:proofErr w:type="spellEnd"/>
        <w:r w:rsidRPr="004A5736">
          <w:rPr>
            <w:color w:val="000000"/>
          </w:rPr>
          <w:t>. Look at the source code.</w:t>
        </w:r>
      </w:ins>
    </w:p>
    <w:p w:rsidR="00CA7811" w:rsidRPr="004A5736" w:rsidRDefault="00CA7811" w:rsidP="00CA7811">
      <w:pPr>
        <w:pStyle w:val="NormalWeb"/>
        <w:shd w:val="clear" w:color="auto" w:fill="FFFFFF"/>
        <w:spacing w:before="0" w:beforeAutospacing="0" w:after="0" w:afterAutospacing="0"/>
        <w:rPr>
          <w:ins w:id="794" w:author="Unknown"/>
          <w:color w:val="000000"/>
        </w:rPr>
      </w:pPr>
      <w:ins w:id="795" w:author="Unknown">
        <w:r w:rsidRPr="004A5736">
          <w:rPr>
            <w:rStyle w:val="Strong"/>
            <w:color w:val="000000"/>
            <w:bdr w:val="none" w:sz="0" w:space="0" w:color="auto" w:frame="1"/>
          </w:rPr>
          <w:t>Program source code 4:</w:t>
        </w:r>
      </w:ins>
    </w:p>
    <w:p w:rsidR="00CA7811" w:rsidRPr="004A5736" w:rsidRDefault="00CA7811" w:rsidP="00CA7811">
      <w:pPr>
        <w:pStyle w:val="HTMLPreformatted"/>
        <w:pBdr>
          <w:left w:val="single" w:sz="36" w:space="12" w:color="FF0000"/>
        </w:pBdr>
        <w:shd w:val="clear" w:color="auto" w:fill="403432"/>
        <w:rPr>
          <w:ins w:id="796" w:author="Unknown"/>
          <w:rFonts w:ascii="Times New Roman" w:hAnsi="Times New Roman" w:cs="Times New Roman"/>
          <w:color w:val="FFFFFF"/>
          <w:sz w:val="24"/>
          <w:szCs w:val="24"/>
        </w:rPr>
      </w:pPr>
      <w:proofErr w:type="gramStart"/>
      <w:ins w:id="797" w:author="Unknown">
        <w:r w:rsidRPr="004A5736">
          <w:rPr>
            <w:rFonts w:ascii="Times New Roman" w:hAnsi="Times New Roman" w:cs="Times New Roman"/>
            <w:color w:val="FFFFFF"/>
            <w:sz w:val="24"/>
            <w:szCs w:val="24"/>
          </w:rPr>
          <w:t>package</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setProgram</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798" w:author="Unknown"/>
          <w:rFonts w:ascii="Times New Roman" w:hAnsi="Times New Roman" w:cs="Times New Roman"/>
          <w:color w:val="FFFFFF"/>
          <w:sz w:val="24"/>
          <w:szCs w:val="24"/>
        </w:rPr>
      </w:pPr>
      <w:proofErr w:type="gramStart"/>
      <w:ins w:id="799"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java.util.ArrayList</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800" w:author="Unknown"/>
          <w:rFonts w:ascii="Times New Roman" w:hAnsi="Times New Roman" w:cs="Times New Roman"/>
          <w:color w:val="FFFFFF"/>
          <w:sz w:val="24"/>
          <w:szCs w:val="24"/>
        </w:rPr>
      </w:pPr>
      <w:proofErr w:type="gramStart"/>
      <w:ins w:id="801"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java.util.HashSet</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802" w:author="Unknown"/>
          <w:rFonts w:ascii="Times New Roman" w:hAnsi="Times New Roman" w:cs="Times New Roman"/>
          <w:color w:val="FFFFFF"/>
          <w:sz w:val="24"/>
          <w:szCs w:val="24"/>
        </w:rPr>
      </w:pPr>
      <w:proofErr w:type="gramStart"/>
      <w:ins w:id="803"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java.util.List</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804" w:author="Unknown"/>
          <w:rFonts w:ascii="Times New Roman" w:hAnsi="Times New Roman" w:cs="Times New Roman"/>
          <w:color w:val="FFFFFF"/>
          <w:sz w:val="24"/>
          <w:szCs w:val="24"/>
        </w:rPr>
      </w:pPr>
      <w:proofErr w:type="gramStart"/>
      <w:ins w:id="805"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java.util.Set</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806" w:author="Unknown"/>
          <w:rFonts w:ascii="Times New Roman" w:hAnsi="Times New Roman" w:cs="Times New Roman"/>
          <w:color w:val="FFFFFF"/>
          <w:sz w:val="24"/>
          <w:szCs w:val="24"/>
        </w:rPr>
      </w:pPr>
      <w:proofErr w:type="gramStart"/>
      <w:ins w:id="807"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class SetExample4 </w:t>
        </w:r>
      </w:ins>
    </w:p>
    <w:p w:rsidR="00CA7811" w:rsidRPr="004A5736" w:rsidRDefault="00CA7811" w:rsidP="00CA7811">
      <w:pPr>
        <w:pStyle w:val="HTMLPreformatted"/>
        <w:pBdr>
          <w:left w:val="single" w:sz="36" w:space="12" w:color="FF0000"/>
        </w:pBdr>
        <w:shd w:val="clear" w:color="auto" w:fill="403432"/>
        <w:rPr>
          <w:ins w:id="808" w:author="Unknown"/>
          <w:rFonts w:ascii="Times New Roman" w:hAnsi="Times New Roman" w:cs="Times New Roman"/>
          <w:color w:val="FFFFFF"/>
          <w:sz w:val="24"/>
          <w:szCs w:val="24"/>
        </w:rPr>
      </w:pPr>
      <w:ins w:id="809"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810" w:author="Unknown"/>
          <w:rFonts w:ascii="Times New Roman" w:hAnsi="Times New Roman" w:cs="Times New Roman"/>
          <w:color w:val="FFFFFF"/>
          <w:sz w:val="24"/>
          <w:szCs w:val="24"/>
        </w:rPr>
      </w:pPr>
      <w:proofErr w:type="gramStart"/>
      <w:ins w:id="811"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static void main(String[] </w:t>
        </w:r>
        <w:proofErr w:type="spellStart"/>
        <w:r w:rsidRPr="004A5736">
          <w:rPr>
            <w:rFonts w:ascii="Times New Roman" w:hAnsi="Times New Roman" w:cs="Times New Roman"/>
            <w:color w:val="FFFFFF"/>
            <w:sz w:val="24"/>
            <w:szCs w:val="24"/>
          </w:rPr>
          <w:t>args</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812" w:author="Unknown"/>
          <w:rFonts w:ascii="Times New Roman" w:hAnsi="Times New Roman" w:cs="Times New Roman"/>
          <w:color w:val="FFFFFF"/>
          <w:sz w:val="24"/>
          <w:szCs w:val="24"/>
        </w:rPr>
      </w:pPr>
      <w:ins w:id="813"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814" w:author="Unknown"/>
          <w:rFonts w:ascii="Times New Roman" w:hAnsi="Times New Roman" w:cs="Times New Roman"/>
          <w:color w:val="FFFFFF"/>
          <w:sz w:val="24"/>
          <w:szCs w:val="24"/>
        </w:rPr>
      </w:pPr>
      <w:ins w:id="815"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Create</w:t>
        </w:r>
        <w:proofErr w:type="gramEnd"/>
        <w:r w:rsidRPr="004A5736">
          <w:rPr>
            <w:rFonts w:ascii="Times New Roman" w:hAnsi="Times New Roman" w:cs="Times New Roman"/>
            <w:color w:val="FFFFFF"/>
            <w:sz w:val="24"/>
            <w:szCs w:val="24"/>
          </w:rPr>
          <w:t xml:space="preserve"> a generic list object of type Integer. </w:t>
        </w:r>
      </w:ins>
    </w:p>
    <w:p w:rsidR="00CA7811" w:rsidRPr="004A5736" w:rsidRDefault="00CA7811" w:rsidP="00CA7811">
      <w:pPr>
        <w:pStyle w:val="HTMLPreformatted"/>
        <w:pBdr>
          <w:left w:val="single" w:sz="36" w:space="12" w:color="FF0000"/>
        </w:pBdr>
        <w:shd w:val="clear" w:color="auto" w:fill="403432"/>
        <w:rPr>
          <w:ins w:id="816" w:author="Unknown"/>
          <w:rFonts w:ascii="Times New Roman" w:hAnsi="Times New Roman" w:cs="Times New Roman"/>
          <w:color w:val="FFFFFF"/>
          <w:sz w:val="24"/>
          <w:szCs w:val="24"/>
        </w:rPr>
      </w:pPr>
      <w:ins w:id="817" w:author="Unknown">
        <w:r w:rsidRPr="004A5736">
          <w:rPr>
            <w:rFonts w:ascii="Times New Roman" w:hAnsi="Times New Roman" w:cs="Times New Roman"/>
            <w:color w:val="FFFFFF"/>
            <w:sz w:val="24"/>
            <w:szCs w:val="24"/>
          </w:rPr>
          <w:t xml:space="preserve">  List&lt;Integer&gt; list = new </w:t>
        </w:r>
        <w:proofErr w:type="spellStart"/>
        <w:r w:rsidRPr="004A5736">
          <w:rPr>
            <w:rFonts w:ascii="Times New Roman" w:hAnsi="Times New Roman" w:cs="Times New Roman"/>
            <w:color w:val="FFFFFF"/>
            <w:sz w:val="24"/>
            <w:szCs w:val="24"/>
          </w:rPr>
          <w:t>ArrayList</w:t>
        </w:r>
        <w:proofErr w:type="spellEnd"/>
        <w:r w:rsidRPr="004A5736">
          <w:rPr>
            <w:rFonts w:ascii="Times New Roman" w:hAnsi="Times New Roman" w:cs="Times New Roman"/>
            <w:color w:val="FFFFFF"/>
            <w:sz w:val="24"/>
            <w:szCs w:val="24"/>
          </w:rPr>
          <w:t>&lt;Integer</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818" w:author="Unknown"/>
          <w:rFonts w:ascii="Times New Roman" w:hAnsi="Times New Roman" w:cs="Times New Roman"/>
          <w:color w:val="FFFFFF"/>
          <w:sz w:val="24"/>
          <w:szCs w:val="24"/>
        </w:rPr>
      </w:pPr>
      <w:ins w:id="819"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int</w:t>
        </w:r>
        <w:proofErr w:type="spellEnd"/>
        <w:proofErr w:type="gramEnd"/>
        <w:r w:rsidRPr="004A5736">
          <w:rPr>
            <w:rFonts w:ascii="Times New Roman" w:hAnsi="Times New Roman" w:cs="Times New Roman"/>
            <w:color w:val="FFFFFF"/>
            <w:sz w:val="24"/>
            <w:szCs w:val="24"/>
          </w:rPr>
          <w:t xml:space="preserve"> size = </w:t>
        </w:r>
        <w:proofErr w:type="spellStart"/>
        <w:r w:rsidRPr="004A5736">
          <w:rPr>
            <w:rFonts w:ascii="Times New Roman" w:hAnsi="Times New Roman" w:cs="Times New Roman"/>
            <w:color w:val="FFFFFF"/>
            <w:sz w:val="24"/>
            <w:szCs w:val="24"/>
          </w:rPr>
          <w:t>list.size</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820" w:author="Unknown"/>
          <w:rFonts w:ascii="Times New Roman" w:hAnsi="Times New Roman" w:cs="Times New Roman"/>
          <w:color w:val="FFFFFF"/>
          <w:sz w:val="24"/>
          <w:szCs w:val="24"/>
        </w:rPr>
      </w:pPr>
      <w:ins w:id="821"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"Size before adding elements: " +size); </w:t>
        </w:r>
      </w:ins>
    </w:p>
    <w:p w:rsidR="00CA7811" w:rsidRPr="004A5736" w:rsidRDefault="00CA7811" w:rsidP="00CA7811">
      <w:pPr>
        <w:pStyle w:val="HTMLPreformatted"/>
        <w:pBdr>
          <w:left w:val="single" w:sz="36" w:space="12" w:color="FF0000"/>
        </w:pBdr>
        <w:shd w:val="clear" w:color="auto" w:fill="403432"/>
        <w:rPr>
          <w:ins w:id="822" w:author="Unknown"/>
          <w:rFonts w:ascii="Times New Roman" w:hAnsi="Times New Roman" w:cs="Times New Roman"/>
          <w:color w:val="FFFFFF"/>
          <w:sz w:val="24"/>
          <w:szCs w:val="24"/>
        </w:rPr>
      </w:pPr>
      <w:ins w:id="823"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list.add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5); </w:t>
        </w:r>
      </w:ins>
    </w:p>
    <w:p w:rsidR="00CA7811" w:rsidRPr="004A5736" w:rsidRDefault="00CA7811" w:rsidP="00CA7811">
      <w:pPr>
        <w:pStyle w:val="HTMLPreformatted"/>
        <w:pBdr>
          <w:left w:val="single" w:sz="36" w:space="12" w:color="FF0000"/>
        </w:pBdr>
        <w:shd w:val="clear" w:color="auto" w:fill="403432"/>
        <w:rPr>
          <w:ins w:id="824" w:author="Unknown"/>
          <w:rFonts w:ascii="Times New Roman" w:hAnsi="Times New Roman" w:cs="Times New Roman"/>
          <w:color w:val="FFFFFF"/>
          <w:sz w:val="24"/>
          <w:szCs w:val="24"/>
        </w:rPr>
      </w:pPr>
      <w:ins w:id="825"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list.add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10); </w:t>
        </w:r>
      </w:ins>
    </w:p>
    <w:p w:rsidR="00CA7811" w:rsidRPr="004A5736" w:rsidRDefault="00CA7811" w:rsidP="00CA7811">
      <w:pPr>
        <w:pStyle w:val="HTMLPreformatted"/>
        <w:pBdr>
          <w:left w:val="single" w:sz="36" w:space="12" w:color="FF0000"/>
        </w:pBdr>
        <w:shd w:val="clear" w:color="auto" w:fill="403432"/>
        <w:rPr>
          <w:ins w:id="826" w:author="Unknown"/>
          <w:rFonts w:ascii="Times New Roman" w:hAnsi="Times New Roman" w:cs="Times New Roman"/>
          <w:color w:val="FFFFFF"/>
          <w:sz w:val="24"/>
          <w:szCs w:val="24"/>
        </w:rPr>
      </w:pPr>
      <w:ins w:id="827"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list.add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5); </w:t>
        </w:r>
      </w:ins>
    </w:p>
    <w:p w:rsidR="00CA7811" w:rsidRPr="004A5736" w:rsidRDefault="00CA7811" w:rsidP="00CA7811">
      <w:pPr>
        <w:pStyle w:val="HTMLPreformatted"/>
        <w:pBdr>
          <w:left w:val="single" w:sz="36" w:space="12" w:color="FF0000"/>
        </w:pBdr>
        <w:shd w:val="clear" w:color="auto" w:fill="403432"/>
        <w:rPr>
          <w:ins w:id="828" w:author="Unknown"/>
          <w:rFonts w:ascii="Times New Roman" w:hAnsi="Times New Roman" w:cs="Times New Roman"/>
          <w:color w:val="FFFFFF"/>
          <w:sz w:val="24"/>
          <w:szCs w:val="24"/>
        </w:rPr>
      </w:pPr>
      <w:ins w:id="829"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list.add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15); </w:t>
        </w:r>
      </w:ins>
    </w:p>
    <w:p w:rsidR="00CA7811" w:rsidRPr="004A5736" w:rsidRDefault="00CA7811" w:rsidP="00CA7811">
      <w:pPr>
        <w:pStyle w:val="HTMLPreformatted"/>
        <w:pBdr>
          <w:left w:val="single" w:sz="36" w:space="12" w:color="FF0000"/>
        </w:pBdr>
        <w:shd w:val="clear" w:color="auto" w:fill="403432"/>
        <w:rPr>
          <w:ins w:id="830" w:author="Unknown"/>
          <w:rFonts w:ascii="Times New Roman" w:hAnsi="Times New Roman" w:cs="Times New Roman"/>
          <w:color w:val="FFFFFF"/>
          <w:sz w:val="24"/>
          <w:szCs w:val="24"/>
        </w:rPr>
      </w:pPr>
      <w:ins w:id="831"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list.add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20); </w:t>
        </w:r>
      </w:ins>
    </w:p>
    <w:p w:rsidR="00CA7811" w:rsidRPr="004A5736" w:rsidRDefault="00CA7811" w:rsidP="00CA7811">
      <w:pPr>
        <w:pStyle w:val="HTMLPreformatted"/>
        <w:pBdr>
          <w:left w:val="single" w:sz="36" w:space="12" w:color="FF0000"/>
        </w:pBdr>
        <w:shd w:val="clear" w:color="auto" w:fill="403432"/>
        <w:rPr>
          <w:ins w:id="832" w:author="Unknown"/>
          <w:rFonts w:ascii="Times New Roman" w:hAnsi="Times New Roman" w:cs="Times New Roman"/>
          <w:color w:val="FFFFFF"/>
          <w:sz w:val="24"/>
          <w:szCs w:val="24"/>
        </w:rPr>
      </w:pPr>
      <w:ins w:id="833"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list.add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10); </w:t>
        </w:r>
      </w:ins>
    </w:p>
    <w:p w:rsidR="00CA7811" w:rsidRPr="004A5736" w:rsidRDefault="00CA7811" w:rsidP="00CA7811">
      <w:pPr>
        <w:pStyle w:val="HTMLPreformatted"/>
        <w:pBdr>
          <w:left w:val="single" w:sz="36" w:space="12" w:color="FF0000"/>
        </w:pBdr>
        <w:shd w:val="clear" w:color="auto" w:fill="403432"/>
        <w:rPr>
          <w:ins w:id="834" w:author="Unknown"/>
          <w:rFonts w:ascii="Times New Roman" w:hAnsi="Times New Roman" w:cs="Times New Roman"/>
          <w:color w:val="FFFFFF"/>
          <w:sz w:val="24"/>
          <w:szCs w:val="24"/>
        </w:rPr>
      </w:pPr>
      <w:ins w:id="835"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list.add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20); </w:t>
        </w:r>
      </w:ins>
    </w:p>
    <w:p w:rsidR="00CA7811" w:rsidRPr="004A5736" w:rsidRDefault="00CA7811" w:rsidP="00CA7811">
      <w:pPr>
        <w:pStyle w:val="HTMLPreformatted"/>
        <w:pBdr>
          <w:left w:val="single" w:sz="36" w:space="12" w:color="FF0000"/>
        </w:pBdr>
        <w:shd w:val="clear" w:color="auto" w:fill="403432"/>
        <w:rPr>
          <w:ins w:id="836" w:author="Unknown"/>
          <w:rFonts w:ascii="Times New Roman" w:hAnsi="Times New Roman" w:cs="Times New Roman"/>
          <w:color w:val="FFFFFF"/>
          <w:sz w:val="24"/>
          <w:szCs w:val="24"/>
        </w:rPr>
      </w:pPr>
      <w:ins w:id="837"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list.add</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30); </w:t>
        </w:r>
      </w:ins>
    </w:p>
    <w:p w:rsidR="00CA7811" w:rsidRPr="004A5736" w:rsidRDefault="00CA7811" w:rsidP="00CA7811">
      <w:pPr>
        <w:pStyle w:val="HTMLPreformatted"/>
        <w:pBdr>
          <w:left w:val="single" w:sz="36" w:space="12" w:color="FF0000"/>
        </w:pBdr>
        <w:shd w:val="clear" w:color="auto" w:fill="403432"/>
        <w:rPr>
          <w:ins w:id="838" w:author="Unknown"/>
          <w:rFonts w:ascii="Times New Roman" w:hAnsi="Times New Roman" w:cs="Times New Roman"/>
          <w:color w:val="FFFFFF"/>
          <w:sz w:val="24"/>
          <w:szCs w:val="24"/>
        </w:rPr>
      </w:pPr>
      <w:ins w:id="839"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"Original order of List Elements"); </w:t>
        </w:r>
      </w:ins>
    </w:p>
    <w:p w:rsidR="00CA7811" w:rsidRPr="004A5736" w:rsidRDefault="00CA7811" w:rsidP="00CA7811">
      <w:pPr>
        <w:pStyle w:val="HTMLPreformatted"/>
        <w:pBdr>
          <w:left w:val="single" w:sz="36" w:space="12" w:color="FF0000"/>
        </w:pBdr>
        <w:shd w:val="clear" w:color="auto" w:fill="403432"/>
        <w:rPr>
          <w:ins w:id="840" w:author="Unknown"/>
          <w:rFonts w:ascii="Times New Roman" w:hAnsi="Times New Roman" w:cs="Times New Roman"/>
          <w:color w:val="FFFFFF"/>
          <w:sz w:val="24"/>
          <w:szCs w:val="24"/>
        </w:rPr>
      </w:pPr>
      <w:ins w:id="841"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list); </w:t>
        </w:r>
      </w:ins>
    </w:p>
    <w:p w:rsidR="00CA7811" w:rsidRPr="004A5736" w:rsidRDefault="00CA7811" w:rsidP="00CA7811">
      <w:pPr>
        <w:pStyle w:val="HTMLPreformatted"/>
        <w:pBdr>
          <w:left w:val="single" w:sz="36" w:space="12" w:color="FF0000"/>
        </w:pBdr>
        <w:shd w:val="clear" w:color="auto" w:fill="403432"/>
        <w:rPr>
          <w:ins w:id="842" w:author="Unknown"/>
          <w:rFonts w:ascii="Times New Roman" w:hAnsi="Times New Roman" w:cs="Times New Roman"/>
          <w:color w:val="FFFFFF"/>
          <w:sz w:val="24"/>
          <w:szCs w:val="24"/>
        </w:rPr>
      </w:pPr>
      <w:ins w:id="843"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844" w:author="Unknown"/>
          <w:rFonts w:ascii="Times New Roman" w:hAnsi="Times New Roman" w:cs="Times New Roman"/>
          <w:color w:val="FFFFFF"/>
          <w:sz w:val="24"/>
          <w:szCs w:val="24"/>
        </w:rPr>
      </w:pPr>
      <w:ins w:id="845" w:author="Unknown">
        <w:r w:rsidRPr="004A5736">
          <w:rPr>
            <w:rFonts w:ascii="Times New Roman" w:hAnsi="Times New Roman" w:cs="Times New Roman"/>
            <w:color w:val="FFFFFF"/>
            <w:sz w:val="24"/>
            <w:szCs w:val="24"/>
          </w:rPr>
          <w:t xml:space="preserve">Set&lt;Integer&gt; s = new </w:t>
        </w:r>
        <w:proofErr w:type="spellStart"/>
        <w:r w:rsidRPr="004A5736">
          <w:rPr>
            <w:rFonts w:ascii="Times New Roman" w:hAnsi="Times New Roman" w:cs="Times New Roman"/>
            <w:color w:val="FFFFFF"/>
            <w:sz w:val="24"/>
            <w:szCs w:val="24"/>
          </w:rPr>
          <w:t>HashSet</w:t>
        </w:r>
        <w:proofErr w:type="spellEnd"/>
        <w:r w:rsidRPr="004A5736">
          <w:rPr>
            <w:rFonts w:ascii="Times New Roman" w:hAnsi="Times New Roman" w:cs="Times New Roman"/>
            <w:color w:val="FFFFFF"/>
            <w:sz w:val="24"/>
            <w:szCs w:val="24"/>
          </w:rPr>
          <w:t>&lt;Integer</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 xml:space="preserve">list); </w:t>
        </w:r>
      </w:ins>
    </w:p>
    <w:p w:rsidR="00CA7811" w:rsidRPr="004A5736" w:rsidRDefault="00CA7811" w:rsidP="00CA7811">
      <w:pPr>
        <w:pStyle w:val="HTMLPreformatted"/>
        <w:pBdr>
          <w:left w:val="single" w:sz="36" w:space="12" w:color="FF0000"/>
        </w:pBdr>
        <w:shd w:val="clear" w:color="auto" w:fill="403432"/>
        <w:rPr>
          <w:ins w:id="846" w:author="Unknown"/>
          <w:rFonts w:ascii="Times New Roman" w:hAnsi="Times New Roman" w:cs="Times New Roman"/>
          <w:color w:val="FFFFFF"/>
          <w:sz w:val="24"/>
          <w:szCs w:val="24"/>
        </w:rPr>
      </w:pPr>
      <w:proofErr w:type="spellStart"/>
      <w:proofErr w:type="gramStart"/>
      <w:ins w:id="847" w:author="Unknown">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w:t>
        </w:r>
        <w:proofErr w:type="spellStart"/>
        <w:r w:rsidRPr="004A5736">
          <w:rPr>
            <w:rFonts w:ascii="Times New Roman" w:hAnsi="Times New Roman" w:cs="Times New Roman"/>
            <w:color w:val="FFFFFF"/>
            <w:sz w:val="24"/>
            <w:szCs w:val="24"/>
          </w:rPr>
          <w:t>Unodered</w:t>
        </w:r>
        <w:proofErr w:type="spellEnd"/>
        <w:r w:rsidRPr="004A5736">
          <w:rPr>
            <w:rFonts w:ascii="Times New Roman" w:hAnsi="Times New Roman" w:cs="Times New Roman"/>
            <w:color w:val="FFFFFF"/>
            <w:sz w:val="24"/>
            <w:szCs w:val="24"/>
          </w:rPr>
          <w:t xml:space="preserve"> List Elements after removing duplicates."); </w:t>
        </w:r>
      </w:ins>
    </w:p>
    <w:p w:rsidR="00CA7811" w:rsidRPr="004A5736" w:rsidRDefault="00CA7811" w:rsidP="00CA7811">
      <w:pPr>
        <w:pStyle w:val="HTMLPreformatted"/>
        <w:pBdr>
          <w:left w:val="single" w:sz="36" w:space="12" w:color="FF0000"/>
        </w:pBdr>
        <w:shd w:val="clear" w:color="auto" w:fill="403432"/>
        <w:rPr>
          <w:ins w:id="848" w:author="Unknown"/>
          <w:rFonts w:ascii="Times New Roman" w:hAnsi="Times New Roman" w:cs="Times New Roman"/>
          <w:color w:val="FFFFFF"/>
          <w:sz w:val="24"/>
          <w:szCs w:val="24"/>
        </w:rPr>
      </w:pPr>
      <w:proofErr w:type="spellStart"/>
      <w:ins w:id="849" w:author="Unknown">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 xml:space="preserve">(s); </w:t>
        </w:r>
      </w:ins>
    </w:p>
    <w:p w:rsidR="00CA7811" w:rsidRPr="004A5736" w:rsidRDefault="00CA7811" w:rsidP="00CA7811">
      <w:pPr>
        <w:pStyle w:val="HTMLPreformatted"/>
        <w:pBdr>
          <w:left w:val="single" w:sz="36" w:space="12" w:color="FF0000"/>
        </w:pBdr>
        <w:shd w:val="clear" w:color="auto" w:fill="403432"/>
        <w:rPr>
          <w:ins w:id="850" w:author="Unknown"/>
          <w:rFonts w:ascii="Times New Roman" w:hAnsi="Times New Roman" w:cs="Times New Roman"/>
          <w:color w:val="FFFFFF"/>
          <w:sz w:val="24"/>
          <w:szCs w:val="24"/>
        </w:rPr>
      </w:pPr>
      <w:ins w:id="851" w:author="Unknown">
        <w:r w:rsidRPr="004A5736">
          <w:rPr>
            <w:rFonts w:ascii="Times New Roman" w:hAnsi="Times New Roman" w:cs="Times New Roman"/>
            <w:color w:val="FFFFFF"/>
            <w:sz w:val="24"/>
            <w:szCs w:val="24"/>
          </w:rPr>
          <w:t xml:space="preserve"> } </w:t>
        </w:r>
      </w:ins>
    </w:p>
    <w:p w:rsidR="00CA7811" w:rsidRPr="004A5736" w:rsidRDefault="00CA7811" w:rsidP="00CA7811">
      <w:pPr>
        <w:pStyle w:val="HTMLPreformatted"/>
        <w:pBdr>
          <w:left w:val="single" w:sz="36" w:space="12" w:color="FF0000"/>
        </w:pBdr>
        <w:shd w:val="clear" w:color="auto" w:fill="403432"/>
        <w:rPr>
          <w:ins w:id="852" w:author="Unknown"/>
          <w:rFonts w:ascii="Times New Roman" w:hAnsi="Times New Roman" w:cs="Times New Roman"/>
          <w:color w:val="FFFFFF"/>
          <w:sz w:val="24"/>
          <w:szCs w:val="24"/>
        </w:rPr>
      </w:pPr>
      <w:ins w:id="853" w:author="Unknown">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854" w:author="Unknown"/>
          <w:rFonts w:ascii="Times New Roman" w:hAnsi="Times New Roman" w:cs="Times New Roman"/>
          <w:color w:val="FFFFFF"/>
          <w:sz w:val="24"/>
          <w:szCs w:val="24"/>
        </w:rPr>
      </w:pPr>
      <w:ins w:id="855" w:author="Unknown">
        <w:r w:rsidRPr="004A5736">
          <w:rPr>
            <w:rFonts w:ascii="Times New Roman" w:hAnsi="Times New Roman" w:cs="Times New Roman"/>
            <w:color w:val="FFFFFF"/>
            <w:sz w:val="24"/>
            <w:szCs w:val="24"/>
          </w:rPr>
          <w:t xml:space="preserve">Output: </w:t>
        </w:r>
      </w:ins>
    </w:p>
    <w:p w:rsidR="00CA7811" w:rsidRPr="004A5736" w:rsidRDefault="00CA7811" w:rsidP="00CA7811">
      <w:pPr>
        <w:pStyle w:val="HTMLPreformatted"/>
        <w:pBdr>
          <w:left w:val="single" w:sz="36" w:space="12" w:color="FF0000"/>
        </w:pBdr>
        <w:shd w:val="clear" w:color="auto" w:fill="403432"/>
        <w:rPr>
          <w:ins w:id="856" w:author="Unknown"/>
          <w:rFonts w:ascii="Times New Roman" w:hAnsi="Times New Roman" w:cs="Times New Roman"/>
          <w:color w:val="FFFFFF"/>
          <w:sz w:val="24"/>
          <w:szCs w:val="24"/>
        </w:rPr>
      </w:pPr>
      <w:ins w:id="857" w:author="Unknown">
        <w:r w:rsidRPr="004A5736">
          <w:rPr>
            <w:rFonts w:ascii="Times New Roman" w:hAnsi="Times New Roman" w:cs="Times New Roman"/>
            <w:color w:val="FFFFFF"/>
            <w:sz w:val="24"/>
            <w:szCs w:val="24"/>
          </w:rPr>
          <w:t xml:space="preserve">       Size before adding elements: 0 </w:t>
        </w:r>
      </w:ins>
    </w:p>
    <w:p w:rsidR="00CA7811" w:rsidRPr="004A5736" w:rsidRDefault="00CA7811" w:rsidP="00CA7811">
      <w:pPr>
        <w:pStyle w:val="HTMLPreformatted"/>
        <w:pBdr>
          <w:left w:val="single" w:sz="36" w:space="12" w:color="FF0000"/>
        </w:pBdr>
        <w:shd w:val="clear" w:color="auto" w:fill="403432"/>
        <w:rPr>
          <w:ins w:id="858" w:author="Unknown"/>
          <w:rFonts w:ascii="Times New Roman" w:hAnsi="Times New Roman" w:cs="Times New Roman"/>
          <w:color w:val="FFFFFF"/>
          <w:sz w:val="24"/>
          <w:szCs w:val="24"/>
        </w:rPr>
      </w:pPr>
      <w:ins w:id="859" w:author="Unknown">
        <w:r w:rsidRPr="004A5736">
          <w:rPr>
            <w:rFonts w:ascii="Times New Roman" w:hAnsi="Times New Roman" w:cs="Times New Roman"/>
            <w:color w:val="FFFFFF"/>
            <w:sz w:val="24"/>
            <w:szCs w:val="24"/>
          </w:rPr>
          <w:t xml:space="preserve">       Original order of List Elements </w:t>
        </w:r>
      </w:ins>
    </w:p>
    <w:p w:rsidR="00CA7811" w:rsidRPr="004A5736" w:rsidRDefault="00CA7811" w:rsidP="00CA7811">
      <w:pPr>
        <w:pStyle w:val="HTMLPreformatted"/>
        <w:pBdr>
          <w:left w:val="single" w:sz="36" w:space="12" w:color="FF0000"/>
        </w:pBdr>
        <w:shd w:val="clear" w:color="auto" w:fill="403432"/>
        <w:rPr>
          <w:ins w:id="860" w:author="Unknown"/>
          <w:rFonts w:ascii="Times New Roman" w:hAnsi="Times New Roman" w:cs="Times New Roman"/>
          <w:color w:val="FFFFFF"/>
          <w:sz w:val="24"/>
          <w:szCs w:val="24"/>
        </w:rPr>
      </w:pPr>
      <w:ins w:id="861" w:author="Unknown">
        <w:r w:rsidRPr="004A5736">
          <w:rPr>
            <w:rFonts w:ascii="Times New Roman" w:hAnsi="Times New Roman" w:cs="Times New Roman"/>
            <w:color w:val="FFFFFF"/>
            <w:sz w:val="24"/>
            <w:szCs w:val="24"/>
          </w:rPr>
          <w:t xml:space="preserve">       [5, 10, 5, 15, 20, 10, 20, 30] </w:t>
        </w:r>
      </w:ins>
    </w:p>
    <w:p w:rsidR="00CA7811" w:rsidRPr="004A5736" w:rsidRDefault="00CA7811" w:rsidP="00CA7811">
      <w:pPr>
        <w:pStyle w:val="HTMLPreformatted"/>
        <w:pBdr>
          <w:left w:val="single" w:sz="36" w:space="12" w:color="FF0000"/>
        </w:pBdr>
        <w:shd w:val="clear" w:color="auto" w:fill="403432"/>
        <w:rPr>
          <w:ins w:id="862" w:author="Unknown"/>
          <w:rFonts w:ascii="Times New Roman" w:hAnsi="Times New Roman" w:cs="Times New Roman"/>
          <w:color w:val="FFFFFF"/>
          <w:sz w:val="24"/>
          <w:szCs w:val="24"/>
        </w:rPr>
      </w:pPr>
      <w:ins w:id="863" w:author="Unknown">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bdr w:val="none" w:sz="0" w:space="0" w:color="auto" w:frame="1"/>
          </w:rPr>
          <w:t>U</w:t>
        </w:r>
        <w:r w:rsidRPr="004A5736">
          <w:rPr>
            <w:rFonts w:ascii="Times New Roman" w:hAnsi="Times New Roman" w:cs="Times New Roman"/>
            <w:color w:val="FFFFFF"/>
            <w:sz w:val="24"/>
            <w:szCs w:val="24"/>
          </w:rPr>
          <w:t>nodered</w:t>
        </w:r>
        <w:proofErr w:type="spellEnd"/>
        <w:r w:rsidRPr="004A5736">
          <w:rPr>
            <w:rFonts w:ascii="Times New Roman" w:hAnsi="Times New Roman" w:cs="Times New Roman"/>
            <w:color w:val="FFFFFF"/>
            <w:sz w:val="24"/>
            <w:szCs w:val="24"/>
          </w:rPr>
          <w:t xml:space="preserve"> List Elements after removing duplicates</w:t>
        </w:r>
      </w:ins>
    </w:p>
    <w:p w:rsidR="00CA7811" w:rsidRPr="004A5736" w:rsidRDefault="00CA7811" w:rsidP="00CA7811">
      <w:pPr>
        <w:pStyle w:val="HTMLPreformatted"/>
        <w:pBdr>
          <w:left w:val="single" w:sz="36" w:space="12" w:color="FF0000"/>
        </w:pBdr>
        <w:shd w:val="clear" w:color="auto" w:fill="403432"/>
        <w:rPr>
          <w:ins w:id="864" w:author="Unknown"/>
          <w:rFonts w:ascii="Times New Roman" w:hAnsi="Times New Roman" w:cs="Times New Roman"/>
          <w:color w:val="FFFFFF"/>
          <w:sz w:val="24"/>
          <w:szCs w:val="24"/>
        </w:rPr>
      </w:pPr>
      <w:ins w:id="865" w:author="Unknown">
        <w:r w:rsidRPr="004A5736">
          <w:rPr>
            <w:rFonts w:ascii="Times New Roman" w:hAnsi="Times New Roman" w:cs="Times New Roman"/>
            <w:color w:val="FFFFFF"/>
            <w:sz w:val="24"/>
            <w:szCs w:val="24"/>
          </w:rPr>
          <w:t xml:space="preserve">       [20, 5, 10, 30, 15]</w:t>
        </w:r>
      </w:ins>
    </w:p>
    <w:p w:rsidR="00CA7811" w:rsidRPr="004A5736" w:rsidRDefault="00CA7811" w:rsidP="00CA7811">
      <w:pPr>
        <w:pStyle w:val="NormalWeb"/>
        <w:shd w:val="clear" w:color="auto" w:fill="FFFFFF"/>
        <w:spacing w:before="0" w:beforeAutospacing="0" w:after="0" w:afterAutospacing="0"/>
        <w:rPr>
          <w:ins w:id="866" w:author="Unknown"/>
          <w:color w:val="000000"/>
        </w:rPr>
      </w:pPr>
      <w:ins w:id="867" w:author="Unknown">
        <w:r w:rsidRPr="004A5736">
          <w:rPr>
            <w:rStyle w:val="Strong"/>
            <w:color w:val="000000"/>
            <w:bdr w:val="none" w:sz="0" w:space="0" w:color="auto" w:frame="1"/>
          </w:rPr>
          <w:lastRenderedPageBreak/>
          <w:t>Q.</w:t>
        </w:r>
        <w:r w:rsidRPr="004A5736">
          <w:rPr>
            <w:color w:val="000000"/>
          </w:rPr>
          <w:t xml:space="preserve"> Assume that set1 is a set that contains string elements such as Banana, Orange, and Apple. </w:t>
        </w:r>
        <w:proofErr w:type="gramStart"/>
        <w:r w:rsidRPr="004A5736">
          <w:rPr>
            <w:color w:val="000000"/>
          </w:rPr>
          <w:t>set2</w:t>
        </w:r>
        <w:proofErr w:type="gramEnd"/>
        <w:r w:rsidRPr="004A5736">
          <w:rPr>
            <w:color w:val="000000"/>
          </w:rPr>
          <w:t xml:space="preserve"> is another set that contains string elements such as Banana, Orange, and Mango.</w:t>
        </w:r>
      </w:ins>
    </w:p>
    <w:p w:rsidR="00CA7811" w:rsidRPr="004A5736" w:rsidRDefault="00CA7811" w:rsidP="00CA7811">
      <w:pPr>
        <w:pStyle w:val="NormalWeb"/>
        <w:shd w:val="clear" w:color="auto" w:fill="FFFFFF"/>
        <w:spacing w:before="0" w:beforeAutospacing="0" w:after="0" w:afterAutospacing="0"/>
        <w:rPr>
          <w:ins w:id="868" w:author="Unknown"/>
          <w:color w:val="000000"/>
        </w:rPr>
      </w:pPr>
      <w:ins w:id="869" w:author="Unknown">
        <w:r w:rsidRPr="004A5736">
          <w:rPr>
            <w:rStyle w:val="Strong"/>
            <w:color w:val="000000"/>
            <w:bdr w:val="none" w:sz="0" w:space="0" w:color="auto" w:frame="1"/>
          </w:rPr>
          <w:t>Answer the following questions:</w:t>
        </w:r>
      </w:ins>
    </w:p>
    <w:p w:rsidR="00CA7811" w:rsidRPr="004A5736" w:rsidRDefault="00CA7811" w:rsidP="00CA7811">
      <w:pPr>
        <w:pStyle w:val="NormalWeb"/>
        <w:shd w:val="clear" w:color="auto" w:fill="FFFFFF"/>
        <w:spacing w:before="0" w:beforeAutospacing="0" w:after="144" w:afterAutospacing="0"/>
        <w:rPr>
          <w:ins w:id="870" w:author="Unknown"/>
          <w:color w:val="000000"/>
        </w:rPr>
      </w:pPr>
      <w:ins w:id="871" w:author="Unknown">
        <w:r w:rsidRPr="004A5736">
          <w:rPr>
            <w:color w:val="000000"/>
          </w:rPr>
          <w:t xml:space="preserve">a) What are the elements of set1 and set2 after executing </w:t>
        </w:r>
        <w:proofErr w:type="gramStart"/>
        <w:r w:rsidRPr="004A5736">
          <w:rPr>
            <w:color w:val="000000"/>
          </w:rPr>
          <w:t>set1.addAll(</w:t>
        </w:r>
        <w:proofErr w:type="gramEnd"/>
        <w:r w:rsidRPr="004A5736">
          <w:rPr>
            <w:color w:val="000000"/>
          </w:rPr>
          <w:t>set2)?</w:t>
        </w:r>
      </w:ins>
    </w:p>
    <w:p w:rsidR="00CA7811" w:rsidRPr="004A5736" w:rsidRDefault="00CA7811" w:rsidP="00CA7811">
      <w:pPr>
        <w:pStyle w:val="NormalWeb"/>
        <w:shd w:val="clear" w:color="auto" w:fill="FFFFFF"/>
        <w:spacing w:before="0" w:beforeAutospacing="0" w:after="144" w:afterAutospacing="0"/>
        <w:rPr>
          <w:ins w:id="872" w:author="Unknown"/>
          <w:color w:val="000000"/>
        </w:rPr>
      </w:pPr>
      <w:ins w:id="873" w:author="Unknown">
        <w:r w:rsidRPr="004A5736">
          <w:rPr>
            <w:color w:val="000000"/>
          </w:rPr>
          <w:t xml:space="preserve">b) What are the elements of set1 and set2 after executing </w:t>
        </w:r>
        <w:proofErr w:type="gramStart"/>
        <w:r w:rsidRPr="004A5736">
          <w:rPr>
            <w:color w:val="000000"/>
          </w:rPr>
          <w:t>set1.add(</w:t>
        </w:r>
        <w:proofErr w:type="gramEnd"/>
        <w:r w:rsidRPr="004A5736">
          <w:rPr>
            <w:color w:val="000000"/>
          </w:rPr>
          <w:t>set2)?</w:t>
        </w:r>
      </w:ins>
    </w:p>
    <w:p w:rsidR="00CA7811" w:rsidRPr="004A5736" w:rsidRDefault="00CA7811" w:rsidP="00CA7811">
      <w:pPr>
        <w:pStyle w:val="NormalWeb"/>
        <w:shd w:val="clear" w:color="auto" w:fill="FFFFFF"/>
        <w:spacing w:before="0" w:beforeAutospacing="0" w:after="144" w:afterAutospacing="0"/>
        <w:rPr>
          <w:ins w:id="874" w:author="Unknown"/>
          <w:color w:val="000000"/>
        </w:rPr>
      </w:pPr>
      <w:ins w:id="875" w:author="Unknown">
        <w:r w:rsidRPr="004A5736">
          <w:rPr>
            <w:color w:val="000000"/>
          </w:rPr>
          <w:t xml:space="preserve">c) What are the elements of set1 and set2 after executing </w:t>
        </w:r>
        <w:proofErr w:type="gramStart"/>
        <w:r w:rsidRPr="004A5736">
          <w:rPr>
            <w:color w:val="000000"/>
          </w:rPr>
          <w:t>set1.removeAll(</w:t>
        </w:r>
        <w:proofErr w:type="gramEnd"/>
        <w:r w:rsidRPr="004A5736">
          <w:rPr>
            <w:color w:val="000000"/>
          </w:rPr>
          <w:t>set2)?</w:t>
        </w:r>
      </w:ins>
    </w:p>
    <w:p w:rsidR="00CA7811" w:rsidRPr="004A5736" w:rsidRDefault="00CA7811" w:rsidP="00CA7811">
      <w:pPr>
        <w:pStyle w:val="NormalWeb"/>
        <w:shd w:val="clear" w:color="auto" w:fill="FFFFFF"/>
        <w:spacing w:before="0" w:beforeAutospacing="0" w:after="144" w:afterAutospacing="0"/>
        <w:rPr>
          <w:ins w:id="876" w:author="Unknown"/>
          <w:color w:val="000000"/>
        </w:rPr>
      </w:pPr>
      <w:ins w:id="877" w:author="Unknown">
        <w:r w:rsidRPr="004A5736">
          <w:rPr>
            <w:color w:val="000000"/>
          </w:rPr>
          <w:t xml:space="preserve">d) What are the elements of set1 and set2 after executing </w:t>
        </w:r>
        <w:proofErr w:type="gramStart"/>
        <w:r w:rsidRPr="004A5736">
          <w:rPr>
            <w:color w:val="000000"/>
          </w:rPr>
          <w:t>set1.remove(</w:t>
        </w:r>
        <w:proofErr w:type="gramEnd"/>
        <w:r w:rsidRPr="004A5736">
          <w:rPr>
            <w:color w:val="000000"/>
          </w:rPr>
          <w:t>set2)?</w:t>
        </w:r>
      </w:ins>
    </w:p>
    <w:p w:rsidR="00CA7811" w:rsidRPr="004A5736" w:rsidRDefault="00CA7811" w:rsidP="00CA7811">
      <w:pPr>
        <w:pStyle w:val="NormalWeb"/>
        <w:shd w:val="clear" w:color="auto" w:fill="FFFFFF"/>
        <w:spacing w:before="0" w:beforeAutospacing="0" w:after="144" w:afterAutospacing="0"/>
        <w:rPr>
          <w:ins w:id="878" w:author="Unknown"/>
          <w:color w:val="000000"/>
        </w:rPr>
      </w:pPr>
      <w:ins w:id="879" w:author="Unknown">
        <w:r w:rsidRPr="004A5736">
          <w:rPr>
            <w:color w:val="000000"/>
          </w:rPr>
          <w:t xml:space="preserve">e) What are elements of set1 and set2 after executing </w:t>
        </w:r>
        <w:proofErr w:type="gramStart"/>
        <w:r w:rsidRPr="004A5736">
          <w:rPr>
            <w:color w:val="000000"/>
          </w:rPr>
          <w:t>set1.retainAll(</w:t>
        </w:r>
        <w:proofErr w:type="gramEnd"/>
        <w:r w:rsidRPr="004A5736">
          <w:rPr>
            <w:color w:val="000000"/>
          </w:rPr>
          <w:t>set2)?</w:t>
        </w:r>
      </w:ins>
    </w:p>
    <w:p w:rsidR="00CA7811" w:rsidRPr="004A5736" w:rsidRDefault="00CA7811" w:rsidP="00CA7811">
      <w:pPr>
        <w:pStyle w:val="NormalWeb"/>
        <w:shd w:val="clear" w:color="auto" w:fill="FFFFFF"/>
        <w:spacing w:before="0" w:beforeAutospacing="0" w:after="144" w:afterAutospacing="0"/>
        <w:rPr>
          <w:ins w:id="880" w:author="Unknown"/>
          <w:color w:val="000000"/>
        </w:rPr>
      </w:pPr>
      <w:ins w:id="881" w:author="Unknown">
        <w:r w:rsidRPr="004A5736">
          <w:rPr>
            <w:color w:val="000000"/>
          </w:rPr>
          <w:t xml:space="preserve">f) What is the size of set1 after executing </w:t>
        </w:r>
        <w:proofErr w:type="gramStart"/>
        <w:r w:rsidRPr="004A5736">
          <w:rPr>
            <w:color w:val="000000"/>
          </w:rPr>
          <w:t>set1.clear(</w:t>
        </w:r>
        <w:proofErr w:type="gramEnd"/>
        <w:r w:rsidRPr="004A5736">
          <w:rPr>
            <w:color w:val="000000"/>
          </w:rPr>
          <w:t>)?</w:t>
        </w:r>
      </w:ins>
    </w:p>
    <w:p w:rsidR="00CA7811" w:rsidRPr="004A5736" w:rsidRDefault="00CA7811" w:rsidP="00CA7811">
      <w:pPr>
        <w:pStyle w:val="NormalWeb"/>
        <w:shd w:val="clear" w:color="auto" w:fill="FFFFFF"/>
        <w:spacing w:before="0" w:beforeAutospacing="0" w:after="144" w:afterAutospacing="0"/>
        <w:rPr>
          <w:ins w:id="882" w:author="Unknown"/>
          <w:color w:val="000000"/>
        </w:rPr>
      </w:pPr>
      <w:ins w:id="883" w:author="Unknown">
        <w:r w:rsidRPr="004A5736">
          <w:rPr>
            <w:color w:val="000000"/>
          </w:rPr>
          <w:t xml:space="preserve">g) What is the size of set2 after executing </w:t>
        </w:r>
        <w:proofErr w:type="gramStart"/>
        <w:r w:rsidRPr="004A5736">
          <w:rPr>
            <w:color w:val="000000"/>
          </w:rPr>
          <w:t>set2.add(</w:t>
        </w:r>
        <w:proofErr w:type="gramEnd"/>
        <w:r w:rsidRPr="004A5736">
          <w:rPr>
            <w:color w:val="000000"/>
          </w:rPr>
          <w:t>“Mango”)?</w:t>
        </w:r>
      </w:ins>
    </w:p>
    <w:p w:rsidR="00CA7811" w:rsidRPr="004A5736" w:rsidRDefault="00CA7811" w:rsidP="00CA7811">
      <w:pPr>
        <w:pStyle w:val="NormalWeb"/>
        <w:shd w:val="clear" w:color="auto" w:fill="FFFFFF"/>
        <w:spacing w:before="0" w:beforeAutospacing="0" w:after="0" w:afterAutospacing="0"/>
        <w:rPr>
          <w:ins w:id="884" w:author="Unknown"/>
          <w:color w:val="000000"/>
        </w:rPr>
      </w:pPr>
      <w:proofErr w:type="spellStart"/>
      <w:ins w:id="885" w:author="Unknown">
        <w:r w:rsidRPr="004A5736">
          <w:rPr>
            <w:rStyle w:val="Strong"/>
            <w:color w:val="000000"/>
            <w:bdr w:val="none" w:sz="0" w:space="0" w:color="auto" w:frame="1"/>
          </w:rPr>
          <w:t>Ans</w:t>
        </w:r>
        <w:proofErr w:type="spellEnd"/>
        <w:r w:rsidRPr="004A5736">
          <w:rPr>
            <w:rStyle w:val="Strong"/>
            <w:color w:val="000000"/>
            <w:bdr w:val="none" w:sz="0" w:space="0" w:color="auto" w:frame="1"/>
          </w:rPr>
          <w:t xml:space="preserve"> a:</w:t>
        </w:r>
        <w:r w:rsidRPr="004A5736">
          <w:rPr>
            <w:color w:val="000000"/>
          </w:rPr>
          <w:t> set1: [Apple, Mango, Orange, Banana], set2: [Mango, Orange, Banana]</w:t>
        </w:r>
      </w:ins>
    </w:p>
    <w:p w:rsidR="00CA7811" w:rsidRPr="004A5736" w:rsidRDefault="00CA7811" w:rsidP="00CA7811">
      <w:pPr>
        <w:pStyle w:val="NormalWeb"/>
        <w:shd w:val="clear" w:color="auto" w:fill="FFFFFF"/>
        <w:spacing w:before="0" w:beforeAutospacing="0" w:after="0" w:afterAutospacing="0"/>
        <w:rPr>
          <w:ins w:id="886" w:author="Unknown"/>
          <w:color w:val="000000"/>
        </w:rPr>
      </w:pPr>
      <w:proofErr w:type="spellStart"/>
      <w:ins w:id="887" w:author="Unknown">
        <w:r w:rsidRPr="004A5736">
          <w:rPr>
            <w:rStyle w:val="Strong"/>
            <w:color w:val="000000"/>
            <w:bdr w:val="none" w:sz="0" w:space="0" w:color="auto" w:frame="1"/>
          </w:rPr>
          <w:t>Ans</w:t>
        </w:r>
        <w:proofErr w:type="spellEnd"/>
        <w:r w:rsidRPr="004A5736">
          <w:rPr>
            <w:rStyle w:val="Strong"/>
            <w:color w:val="000000"/>
            <w:bdr w:val="none" w:sz="0" w:space="0" w:color="auto" w:frame="1"/>
          </w:rPr>
          <w:t xml:space="preserve"> b: </w:t>
        </w:r>
        <w:r w:rsidRPr="004A5736">
          <w:rPr>
            <w:color w:val="000000"/>
          </w:rPr>
          <w:t xml:space="preserve">Compilation error: The method </w:t>
        </w:r>
        <w:proofErr w:type="gramStart"/>
        <w:r w:rsidRPr="004A5736">
          <w:rPr>
            <w:color w:val="000000"/>
          </w:rPr>
          <w:t>add(</w:t>
        </w:r>
        <w:proofErr w:type="gramEnd"/>
        <w:r w:rsidRPr="004A5736">
          <w:rPr>
            <w:color w:val="000000"/>
          </w:rPr>
          <w:t>String) in the type Set&lt;String&gt; is not applicable for the arguments (Set&lt;String&gt;)</w:t>
        </w:r>
      </w:ins>
    </w:p>
    <w:p w:rsidR="00CA7811" w:rsidRPr="004A5736" w:rsidRDefault="00CA7811" w:rsidP="00CA7811">
      <w:pPr>
        <w:pStyle w:val="NormalWeb"/>
        <w:shd w:val="clear" w:color="auto" w:fill="FFFFFF"/>
        <w:spacing w:before="0" w:beforeAutospacing="0" w:after="0" w:afterAutospacing="0"/>
        <w:rPr>
          <w:ins w:id="888" w:author="Unknown"/>
          <w:color w:val="000000"/>
        </w:rPr>
      </w:pPr>
      <w:proofErr w:type="spellStart"/>
      <w:ins w:id="889" w:author="Unknown">
        <w:r w:rsidRPr="004A5736">
          <w:rPr>
            <w:rStyle w:val="Strong"/>
            <w:color w:val="000000"/>
            <w:bdr w:val="none" w:sz="0" w:space="0" w:color="auto" w:frame="1"/>
          </w:rPr>
          <w:t>Ans</w:t>
        </w:r>
        <w:proofErr w:type="spellEnd"/>
        <w:r w:rsidRPr="004A5736">
          <w:rPr>
            <w:rStyle w:val="Strong"/>
            <w:color w:val="000000"/>
            <w:bdr w:val="none" w:sz="0" w:space="0" w:color="auto" w:frame="1"/>
          </w:rPr>
          <w:t xml:space="preserve"> c:</w:t>
        </w:r>
        <w:r w:rsidRPr="004A5736">
          <w:rPr>
            <w:color w:val="000000"/>
          </w:rPr>
          <w:t> set1: [Apple], set2: [Mango, Orange, Banana]</w:t>
        </w:r>
      </w:ins>
    </w:p>
    <w:p w:rsidR="00CA7811" w:rsidRPr="004A5736" w:rsidRDefault="00CA7811" w:rsidP="00CA7811">
      <w:pPr>
        <w:pStyle w:val="NormalWeb"/>
        <w:shd w:val="clear" w:color="auto" w:fill="FFFFFF"/>
        <w:spacing w:before="0" w:beforeAutospacing="0" w:after="0" w:afterAutospacing="0"/>
        <w:rPr>
          <w:ins w:id="890" w:author="Unknown"/>
          <w:color w:val="000000"/>
        </w:rPr>
      </w:pPr>
      <w:proofErr w:type="spellStart"/>
      <w:ins w:id="891" w:author="Unknown">
        <w:r w:rsidRPr="004A5736">
          <w:rPr>
            <w:rStyle w:val="Strong"/>
            <w:color w:val="000000"/>
            <w:bdr w:val="none" w:sz="0" w:space="0" w:color="auto" w:frame="1"/>
          </w:rPr>
          <w:t>Ans</w:t>
        </w:r>
        <w:proofErr w:type="spellEnd"/>
        <w:r w:rsidRPr="004A5736">
          <w:rPr>
            <w:rStyle w:val="Strong"/>
            <w:color w:val="000000"/>
            <w:bdr w:val="none" w:sz="0" w:space="0" w:color="auto" w:frame="1"/>
          </w:rPr>
          <w:t xml:space="preserve"> d:</w:t>
        </w:r>
        <w:r w:rsidRPr="004A5736">
          <w:rPr>
            <w:color w:val="000000"/>
          </w:rPr>
          <w:t xml:space="preserve"> set1: [Apple, Orange, </w:t>
        </w:r>
        <w:proofErr w:type="gramStart"/>
        <w:r w:rsidRPr="004A5736">
          <w:rPr>
            <w:color w:val="000000"/>
          </w:rPr>
          <w:t>Banana</w:t>
        </w:r>
        <w:proofErr w:type="gramEnd"/>
        <w:r w:rsidRPr="004A5736">
          <w:rPr>
            <w:color w:val="000000"/>
          </w:rPr>
          <w:t>], set2: [Mango, Orange, Banana]</w:t>
        </w:r>
      </w:ins>
    </w:p>
    <w:p w:rsidR="00CA7811" w:rsidRPr="004A5736" w:rsidRDefault="00CA7811" w:rsidP="00CA7811">
      <w:pPr>
        <w:pStyle w:val="NormalWeb"/>
        <w:shd w:val="clear" w:color="auto" w:fill="FFFFFF"/>
        <w:spacing w:before="0" w:beforeAutospacing="0" w:after="0" w:afterAutospacing="0"/>
        <w:rPr>
          <w:ins w:id="892" w:author="Unknown"/>
          <w:color w:val="000000"/>
        </w:rPr>
      </w:pPr>
      <w:proofErr w:type="spellStart"/>
      <w:ins w:id="893" w:author="Unknown">
        <w:r w:rsidRPr="004A5736">
          <w:rPr>
            <w:rStyle w:val="Strong"/>
            <w:color w:val="000000"/>
            <w:bdr w:val="none" w:sz="0" w:space="0" w:color="auto" w:frame="1"/>
          </w:rPr>
          <w:t>Ans</w:t>
        </w:r>
        <w:proofErr w:type="spellEnd"/>
        <w:r w:rsidRPr="004A5736">
          <w:rPr>
            <w:rStyle w:val="Strong"/>
            <w:color w:val="000000"/>
            <w:bdr w:val="none" w:sz="0" w:space="0" w:color="auto" w:frame="1"/>
          </w:rPr>
          <w:t xml:space="preserve"> e:</w:t>
        </w:r>
        <w:r w:rsidRPr="004A5736">
          <w:rPr>
            <w:color w:val="000000"/>
          </w:rPr>
          <w:t xml:space="preserve"> set1: [Orange, Banana], set2: [Mango, Orange, </w:t>
        </w:r>
        <w:proofErr w:type="gramStart"/>
        <w:r w:rsidRPr="004A5736">
          <w:rPr>
            <w:color w:val="000000"/>
          </w:rPr>
          <w:t>Banana</w:t>
        </w:r>
        <w:proofErr w:type="gramEnd"/>
        <w:r w:rsidRPr="004A5736">
          <w:rPr>
            <w:color w:val="000000"/>
          </w:rPr>
          <w:t>]</w:t>
        </w:r>
      </w:ins>
    </w:p>
    <w:p w:rsidR="00CA7811" w:rsidRPr="004A5736" w:rsidRDefault="00CA7811" w:rsidP="00CA7811">
      <w:pPr>
        <w:pStyle w:val="NormalWeb"/>
        <w:shd w:val="clear" w:color="auto" w:fill="FFFFFF"/>
        <w:spacing w:before="0" w:beforeAutospacing="0" w:after="0" w:afterAutospacing="0"/>
        <w:rPr>
          <w:ins w:id="894" w:author="Unknown"/>
          <w:color w:val="000000"/>
        </w:rPr>
      </w:pPr>
      <w:proofErr w:type="spellStart"/>
      <w:ins w:id="895" w:author="Unknown">
        <w:r w:rsidRPr="004A5736">
          <w:rPr>
            <w:rStyle w:val="Strong"/>
            <w:color w:val="000000"/>
            <w:bdr w:val="none" w:sz="0" w:space="0" w:color="auto" w:frame="1"/>
          </w:rPr>
          <w:t>Ans</w:t>
        </w:r>
        <w:proofErr w:type="spellEnd"/>
        <w:r w:rsidRPr="004A5736">
          <w:rPr>
            <w:rStyle w:val="Strong"/>
            <w:color w:val="000000"/>
            <w:bdr w:val="none" w:sz="0" w:space="0" w:color="auto" w:frame="1"/>
          </w:rPr>
          <w:t xml:space="preserve"> f:</w:t>
        </w:r>
        <w:r w:rsidRPr="004A5736">
          <w:rPr>
            <w:color w:val="000000"/>
          </w:rPr>
          <w:t xml:space="preserve"> After executing </w:t>
        </w:r>
        <w:proofErr w:type="gramStart"/>
        <w:r w:rsidRPr="004A5736">
          <w:rPr>
            <w:color w:val="000000"/>
          </w:rPr>
          <w:t>set1.clear(</w:t>
        </w:r>
        <w:proofErr w:type="gramEnd"/>
        <w:r w:rsidRPr="004A5736">
          <w:rPr>
            <w:color w:val="000000"/>
          </w:rPr>
          <w:t>), size of set1 is 0.</w:t>
        </w:r>
      </w:ins>
    </w:p>
    <w:p w:rsidR="00CA7811" w:rsidRPr="004A5736" w:rsidRDefault="00CA7811" w:rsidP="00CA7811">
      <w:pPr>
        <w:pStyle w:val="NormalWeb"/>
        <w:shd w:val="clear" w:color="auto" w:fill="FFFFFF"/>
        <w:spacing w:before="0" w:beforeAutospacing="0" w:after="0" w:afterAutospacing="0"/>
        <w:rPr>
          <w:ins w:id="896" w:author="Unknown"/>
          <w:color w:val="000000"/>
        </w:rPr>
      </w:pPr>
      <w:proofErr w:type="spellStart"/>
      <w:ins w:id="897" w:author="Unknown">
        <w:r w:rsidRPr="004A5736">
          <w:rPr>
            <w:rStyle w:val="Strong"/>
            <w:color w:val="000000"/>
            <w:bdr w:val="none" w:sz="0" w:space="0" w:color="auto" w:frame="1"/>
          </w:rPr>
          <w:t>Ans</w:t>
        </w:r>
        <w:proofErr w:type="spellEnd"/>
        <w:r w:rsidRPr="004A5736">
          <w:rPr>
            <w:rStyle w:val="Strong"/>
            <w:color w:val="000000"/>
            <w:bdr w:val="none" w:sz="0" w:space="0" w:color="auto" w:frame="1"/>
          </w:rPr>
          <w:t xml:space="preserve"> g:</w:t>
        </w:r>
        <w:r w:rsidRPr="004A5736">
          <w:rPr>
            <w:color w:val="000000"/>
          </w:rPr>
          <w:t xml:space="preserve"> After executing </w:t>
        </w:r>
        <w:proofErr w:type="gramStart"/>
        <w:r w:rsidRPr="004A5736">
          <w:rPr>
            <w:color w:val="000000"/>
          </w:rPr>
          <w:t>set2.add(</w:t>
        </w:r>
        <w:proofErr w:type="gramEnd"/>
        <w:r w:rsidRPr="004A5736">
          <w:rPr>
            <w:color w:val="000000"/>
          </w:rPr>
          <w:t>“Mango”), the size of set2 is 3 because duplicate elements cannot be added to the set.</w:t>
        </w:r>
      </w:ins>
    </w:p>
    <w:p w:rsidR="00CA7811" w:rsidRPr="004A5736" w:rsidRDefault="00CA7811" w:rsidP="00CA7811">
      <w:pPr>
        <w:shd w:val="clear" w:color="auto" w:fill="FFFFFF"/>
        <w:spacing w:after="144" w:line="240" w:lineRule="auto"/>
        <w:rPr>
          <w:rFonts w:ascii="Times New Roman" w:eastAsia="Times New Roman" w:hAnsi="Times New Roman" w:cs="Times New Roman"/>
          <w:b/>
          <w:color w:val="ED7D31" w:themeColor="accent2"/>
          <w:sz w:val="24"/>
          <w:szCs w:val="24"/>
        </w:rPr>
      </w:pPr>
    </w:p>
    <w:p w:rsidR="00CA7811" w:rsidRPr="004A5736" w:rsidRDefault="00CA7811" w:rsidP="00CA7811">
      <w:pPr>
        <w:spacing w:line="240" w:lineRule="auto"/>
        <w:rPr>
          <w:rFonts w:ascii="Times New Roman" w:hAnsi="Times New Roman" w:cs="Times New Roman"/>
          <w:b/>
          <w:color w:val="000000" w:themeColor="text1"/>
          <w:sz w:val="24"/>
          <w:szCs w:val="24"/>
        </w:rPr>
      </w:pPr>
    </w:p>
    <w:p w:rsidR="00CA7811" w:rsidRPr="004A5736" w:rsidRDefault="00CA7811" w:rsidP="00CA7811">
      <w:pPr>
        <w:spacing w:line="240" w:lineRule="auto"/>
        <w:rPr>
          <w:rFonts w:ascii="Times New Roman" w:hAnsi="Times New Roman" w:cs="Times New Roman"/>
          <w:b/>
          <w:color w:val="000000" w:themeColor="text1"/>
          <w:sz w:val="24"/>
          <w:szCs w:val="24"/>
        </w:rPr>
      </w:pPr>
    </w:p>
    <w:p w:rsidR="00CA7811" w:rsidRPr="00A1662D" w:rsidRDefault="00CA7811" w:rsidP="00CA7811">
      <w:pPr>
        <w:pStyle w:val="Heading1"/>
        <w:pBdr>
          <w:bottom w:val="single" w:sz="4" w:space="14" w:color="008000"/>
        </w:pBdr>
        <w:shd w:val="clear" w:color="auto" w:fill="D0CECE" w:themeFill="background2" w:themeFillShade="E6"/>
        <w:spacing w:before="0" w:line="240" w:lineRule="auto"/>
        <w:rPr>
          <w:rFonts w:ascii="Times New Roman" w:hAnsi="Times New Roman" w:cs="Times New Roman"/>
          <w:sz w:val="36"/>
          <w:szCs w:val="36"/>
        </w:rPr>
      </w:pPr>
      <w:r w:rsidRPr="00A1662D">
        <w:rPr>
          <w:rFonts w:ascii="Times New Roman" w:hAnsi="Times New Roman" w:cs="Times New Roman"/>
          <w:sz w:val="36"/>
          <w:szCs w:val="36"/>
        </w:rPr>
        <w:t xml:space="preserve">Map in Java </w:t>
      </w:r>
    </w:p>
    <w:p w:rsidR="00CA7811" w:rsidRDefault="00CA7811" w:rsidP="00CA7811">
      <w:pPr>
        <w:pStyle w:val="NormalWeb"/>
        <w:shd w:val="clear" w:color="auto" w:fill="FFFFFF"/>
        <w:spacing w:before="0" w:beforeAutospacing="0" w:after="0" w:afterAutospacing="0"/>
        <w:jc w:val="both"/>
        <w:rPr>
          <w:color w:val="000000"/>
        </w:rPr>
      </w:pPr>
      <w:ins w:id="898" w:author="Unknown">
        <w:r w:rsidRPr="004A5736">
          <w:rPr>
            <w:color w:val="000000"/>
          </w:rPr>
          <w:t>A </w:t>
        </w:r>
        <w:r w:rsidRPr="004A5736">
          <w:rPr>
            <w:rStyle w:val="Strong"/>
            <w:color w:val="000000"/>
            <w:bdr w:val="none" w:sz="0" w:space="0" w:color="auto" w:frame="1"/>
          </w:rPr>
          <w:t>map in Java</w:t>
        </w:r>
        <w:r w:rsidRPr="004A5736">
          <w:rPr>
            <w:color w:val="000000"/>
          </w:rPr>
          <w:t xml:space="preserve"> is a container object that stores elements in the form of key and value pairs. </w:t>
        </w:r>
      </w:ins>
    </w:p>
    <w:p w:rsidR="00CA7811" w:rsidRPr="004A5736" w:rsidRDefault="00CA7811" w:rsidP="00CA7811">
      <w:pPr>
        <w:pStyle w:val="NormalWeb"/>
        <w:shd w:val="clear" w:color="auto" w:fill="FFFFFF"/>
        <w:spacing w:before="0" w:beforeAutospacing="0" w:after="0" w:afterAutospacing="0"/>
        <w:jc w:val="both"/>
        <w:rPr>
          <w:ins w:id="899" w:author="Unknown"/>
          <w:color w:val="000000"/>
        </w:rPr>
      </w:pPr>
      <w:ins w:id="900" w:author="Unknown">
        <w:r w:rsidRPr="004A5736">
          <w:rPr>
            <w:color w:val="000000"/>
          </w:rPr>
          <w:t>A key is a unique element (object) that serves as an “index” in the map.</w:t>
        </w:r>
      </w:ins>
    </w:p>
    <w:p w:rsidR="00CA7811" w:rsidRPr="004A5736" w:rsidRDefault="00CA7811" w:rsidP="00CA7811">
      <w:pPr>
        <w:pStyle w:val="NormalWeb"/>
        <w:shd w:val="clear" w:color="auto" w:fill="FFFFFF"/>
        <w:spacing w:before="0" w:beforeAutospacing="0" w:after="144" w:afterAutospacing="0"/>
        <w:jc w:val="both"/>
        <w:rPr>
          <w:ins w:id="901" w:author="Unknown"/>
          <w:color w:val="000000"/>
        </w:rPr>
      </w:pPr>
      <w:ins w:id="902" w:author="Unknown">
        <w:r w:rsidRPr="004A5736">
          <w:rPr>
            <w:color w:val="000000"/>
          </w:rPr>
          <w:t>The element that is associated with a key is called value. A map stores the values associated with keys. In a map, both keys and values must be objects and cannot be primitive types.</w:t>
        </w:r>
      </w:ins>
    </w:p>
    <w:p w:rsidR="00CA7811" w:rsidRPr="004A5736" w:rsidRDefault="00CA7811" w:rsidP="00CA7811">
      <w:pPr>
        <w:pStyle w:val="NormalWeb"/>
        <w:shd w:val="clear" w:color="auto" w:fill="FFFFFF"/>
        <w:spacing w:before="0" w:beforeAutospacing="0" w:after="0" w:afterAutospacing="0"/>
        <w:jc w:val="both"/>
        <w:rPr>
          <w:ins w:id="903" w:author="Unknown"/>
          <w:color w:val="000000"/>
        </w:rPr>
      </w:pPr>
      <w:ins w:id="904" w:author="Unknown">
        <w:r w:rsidRPr="004A5736">
          <w:rPr>
            <w:color w:val="000000"/>
          </w:rPr>
          <w:t>A map cannot have duplicate keys. Each key maps to only one value. This type of mapping is called </w:t>
        </w:r>
        <w:r w:rsidRPr="004A5736">
          <w:rPr>
            <w:rStyle w:val="Strong"/>
            <w:color w:val="000000"/>
            <w:bdr w:val="none" w:sz="0" w:space="0" w:color="auto" w:frame="1"/>
          </w:rPr>
          <w:t>one-to-one mapping in java</w:t>
        </w:r>
        <w:r w:rsidRPr="004A5736">
          <w:rPr>
            <w:color w:val="000000"/>
          </w:rPr>
          <w:t>.</w:t>
        </w:r>
      </w:ins>
    </w:p>
    <w:p w:rsidR="00CA7811" w:rsidRPr="004A5736" w:rsidRDefault="00CA7811" w:rsidP="00CA7811">
      <w:pPr>
        <w:pStyle w:val="NormalWeb"/>
        <w:shd w:val="clear" w:color="auto" w:fill="FFFFFF"/>
        <w:spacing w:before="0" w:beforeAutospacing="0" w:after="144" w:afterAutospacing="0"/>
        <w:jc w:val="both"/>
        <w:rPr>
          <w:ins w:id="905" w:author="Unknown"/>
          <w:color w:val="000000"/>
        </w:rPr>
      </w:pPr>
      <w:ins w:id="906" w:author="Unknown">
        <w:r w:rsidRPr="004A5736">
          <w:rPr>
            <w:color w:val="000000"/>
          </w:rPr>
          <w:t>All keys must be unique, but values may be duplicate (i.e. the same value can be stored to several different keys).</w:t>
        </w:r>
      </w:ins>
    </w:p>
    <w:p w:rsidR="00CA7811" w:rsidRPr="004A5736" w:rsidRDefault="00CA7811" w:rsidP="00CA7811">
      <w:pPr>
        <w:pStyle w:val="NormalWeb"/>
        <w:shd w:val="clear" w:color="auto" w:fill="FFFFFF"/>
        <w:spacing w:before="0" w:beforeAutospacing="0" w:after="144" w:afterAutospacing="0"/>
        <w:jc w:val="both"/>
        <w:rPr>
          <w:ins w:id="907" w:author="Unknown"/>
          <w:color w:val="000000"/>
        </w:rPr>
      </w:pPr>
      <w:ins w:id="908" w:author="Unknown">
        <w:r w:rsidRPr="004A5736">
          <w:rPr>
            <w:color w:val="000000"/>
          </w:rPr>
          <w:t>A key and its associated value are called an entry that is stored in a map as shown in the below figure. After the entry (key/value pairs) is stored in a map, we can retrieve (get) its value by using its key.</w:t>
        </w:r>
      </w:ins>
    </w:p>
    <w:p w:rsidR="00CA7811" w:rsidRPr="004A5736" w:rsidRDefault="00CA7811" w:rsidP="00CA7811">
      <w:pPr>
        <w:pStyle w:val="NormalWeb"/>
        <w:shd w:val="clear" w:color="auto" w:fill="FFFFFF"/>
        <w:spacing w:before="0" w:beforeAutospacing="0" w:after="144" w:afterAutospacing="0"/>
        <w:jc w:val="both"/>
        <w:rPr>
          <w:ins w:id="909" w:author="Unknown"/>
          <w:color w:val="000000"/>
        </w:rPr>
      </w:pPr>
      <w:ins w:id="910" w:author="Unknown">
        <w:r w:rsidRPr="004A5736">
          <w:rPr>
            <w:color w:val="000000"/>
          </w:rPr>
          <w:t>The figure shows a map in which each entry consists of Id number as a key and a name as the value.</w:t>
        </w:r>
      </w:ins>
    </w:p>
    <w:p w:rsidR="00CA7811" w:rsidRPr="004A5736" w:rsidRDefault="00CA7811" w:rsidP="00CA7811">
      <w:pPr>
        <w:pStyle w:val="NormalWeb"/>
        <w:shd w:val="clear" w:color="auto" w:fill="FFFFFF"/>
        <w:spacing w:before="0" w:beforeAutospacing="0" w:after="0" w:afterAutospacing="0"/>
        <w:rPr>
          <w:ins w:id="911" w:author="Unknown"/>
          <w:color w:val="000000"/>
        </w:rPr>
      </w:pPr>
      <w:r w:rsidRPr="004A5736">
        <w:rPr>
          <w:noProof/>
          <w:color w:val="FF2828"/>
          <w:bdr w:val="none" w:sz="0" w:space="0" w:color="auto" w:frame="1"/>
          <w:lang w:val="en-IN" w:eastAsia="en-IN"/>
        </w:rPr>
        <w:lastRenderedPageBreak/>
        <w:drawing>
          <wp:inline distT="0" distB="0" distL="0" distR="0" wp14:anchorId="36AFD656" wp14:editId="12BE71A5">
            <wp:extent cx="5713095" cy="3811270"/>
            <wp:effectExtent l="19050" t="0" r="1905" b="0"/>
            <wp:docPr id="173" name="Picture 173" descr="Map in Java">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Map in Java">
                      <a:hlinkClick r:id="rId42"/>
                    </pic:cNvPr>
                    <pic:cNvPicPr>
                      <a:picLocks noChangeAspect="1" noChangeArrowheads="1"/>
                    </pic:cNvPicPr>
                  </pic:nvPicPr>
                  <pic:blipFill>
                    <a:blip r:embed="rId43"/>
                    <a:srcRect/>
                    <a:stretch>
                      <a:fillRect/>
                    </a:stretch>
                  </pic:blipFill>
                  <pic:spPr bwMode="auto">
                    <a:xfrm>
                      <a:off x="0" y="0"/>
                      <a:ext cx="5713095" cy="3811270"/>
                    </a:xfrm>
                    <a:prstGeom prst="rect">
                      <a:avLst/>
                    </a:prstGeom>
                    <a:noFill/>
                    <a:ln w="9525">
                      <a:noFill/>
                      <a:miter lim="800000"/>
                      <a:headEnd/>
                      <a:tailEnd/>
                    </a:ln>
                  </pic:spPr>
                </pic:pic>
              </a:graphicData>
            </a:graphic>
          </wp:inline>
        </w:drawing>
      </w:r>
    </w:p>
    <w:p w:rsidR="00CA7811" w:rsidRPr="004A5736" w:rsidRDefault="00CA7811" w:rsidP="00CA7811">
      <w:pPr>
        <w:pStyle w:val="NormalWeb"/>
        <w:shd w:val="clear" w:color="auto" w:fill="FFFFFF"/>
        <w:spacing w:before="0" w:beforeAutospacing="0" w:after="0" w:afterAutospacing="0"/>
        <w:rPr>
          <w:ins w:id="912" w:author="Unknown"/>
          <w:color w:val="000000"/>
        </w:rPr>
      </w:pPr>
      <w:ins w:id="913" w:author="Unknown">
        <w:r w:rsidRPr="004A5736">
          <w:rPr>
            <w:rStyle w:val="Strong"/>
            <w:color w:val="0000FF"/>
            <w:bdr w:val="none" w:sz="0" w:space="0" w:color="auto" w:frame="1"/>
          </w:rPr>
          <w:t>Key point:</w:t>
        </w:r>
        <w:r w:rsidRPr="004A5736">
          <w:rPr>
            <w:color w:val="000000"/>
          </w:rPr>
          <w:t> The main difference between maps and sets is that maps contain keys and values, whereas sets contain only keys.</w:t>
        </w:r>
      </w:ins>
    </w:p>
    <w:p w:rsidR="00CA7811" w:rsidRDefault="00CA7811" w:rsidP="00CA7811">
      <w:pPr>
        <w:pStyle w:val="Heading2"/>
        <w:shd w:val="clear" w:color="auto" w:fill="FFFFFF"/>
        <w:spacing w:before="230" w:beforeAutospacing="0" w:after="230" w:afterAutospacing="0"/>
        <w:rPr>
          <w:color w:val="000000"/>
          <w:sz w:val="24"/>
          <w:szCs w:val="24"/>
        </w:rPr>
      </w:pPr>
    </w:p>
    <w:p w:rsidR="00CA7811" w:rsidRDefault="00CA7811" w:rsidP="00CA7811">
      <w:pPr>
        <w:pStyle w:val="Heading2"/>
        <w:shd w:val="clear" w:color="auto" w:fill="FFFFFF"/>
        <w:spacing w:before="230" w:beforeAutospacing="0" w:after="230" w:afterAutospacing="0"/>
        <w:rPr>
          <w:color w:val="000000"/>
          <w:sz w:val="24"/>
          <w:szCs w:val="24"/>
        </w:rPr>
      </w:pPr>
    </w:p>
    <w:p w:rsidR="00CA7811" w:rsidRDefault="00CA7811" w:rsidP="00CA7811">
      <w:pPr>
        <w:pStyle w:val="Heading2"/>
        <w:shd w:val="clear" w:color="auto" w:fill="FFFFFF"/>
        <w:spacing w:before="230" w:beforeAutospacing="0" w:after="230" w:afterAutospacing="0"/>
        <w:rPr>
          <w:color w:val="000000"/>
          <w:sz w:val="24"/>
          <w:szCs w:val="24"/>
        </w:rPr>
      </w:pPr>
    </w:p>
    <w:p w:rsidR="00CA7811" w:rsidRPr="004A5736" w:rsidRDefault="00CA7811" w:rsidP="00CA7811">
      <w:pPr>
        <w:pStyle w:val="Heading2"/>
        <w:shd w:val="clear" w:color="auto" w:fill="FFFFFF"/>
        <w:spacing w:before="230" w:beforeAutospacing="0" w:after="230" w:afterAutospacing="0"/>
        <w:rPr>
          <w:ins w:id="914" w:author="Unknown"/>
          <w:color w:val="000000"/>
          <w:sz w:val="24"/>
          <w:szCs w:val="24"/>
        </w:rPr>
      </w:pPr>
      <w:ins w:id="915" w:author="Unknown">
        <w:r w:rsidRPr="00CA7811">
          <w:rPr>
            <w:color w:val="000000"/>
            <w:sz w:val="24"/>
            <w:szCs w:val="24"/>
            <w:highlight w:val="yellow"/>
          </w:rPr>
          <w:t>Map Interface in Java</w:t>
        </w:r>
      </w:ins>
    </w:p>
    <w:p w:rsidR="00CA7811" w:rsidRPr="004A5736" w:rsidRDefault="00CA7811" w:rsidP="00CA7811">
      <w:pPr>
        <w:pStyle w:val="NormalWeb"/>
        <w:shd w:val="clear" w:color="auto" w:fill="FFFFFF"/>
        <w:spacing w:before="0" w:beforeAutospacing="0" w:after="0" w:afterAutospacing="0"/>
        <w:textAlignment w:val="baseline"/>
        <w:rPr>
          <w:color w:val="40424E"/>
          <w:spacing w:val="2"/>
        </w:rPr>
      </w:pPr>
      <w:ins w:id="916" w:author="Unknown">
        <w:r w:rsidRPr="004A5736">
          <w:rPr>
            <w:color w:val="000000"/>
          </w:rPr>
          <w:t>Map </w:t>
        </w:r>
        <w:r w:rsidRPr="004A5736">
          <w:rPr>
            <w:color w:val="000000"/>
          </w:rPr>
          <w:fldChar w:fldCharType="begin"/>
        </w:r>
        <w:r w:rsidRPr="004A5736">
          <w:rPr>
            <w:color w:val="000000"/>
          </w:rPr>
          <w:instrText xml:space="preserve"> HYPERLINK "https://www.scientecheasy.com/2019/05/interface-in-java.html/" </w:instrText>
        </w:r>
        <w:r w:rsidRPr="004A5736">
          <w:rPr>
            <w:color w:val="000000"/>
          </w:rPr>
          <w:fldChar w:fldCharType="separate"/>
        </w:r>
        <w:r w:rsidRPr="004A5736">
          <w:rPr>
            <w:rStyle w:val="Hyperlink"/>
            <w:color w:val="FF2828"/>
            <w:bdr w:val="none" w:sz="0" w:space="0" w:color="auto" w:frame="1"/>
          </w:rPr>
          <w:t>interface in Java</w:t>
        </w:r>
        <w:r w:rsidRPr="004A5736">
          <w:rPr>
            <w:color w:val="000000"/>
          </w:rPr>
          <w:fldChar w:fldCharType="end"/>
        </w:r>
        <w:r w:rsidRPr="004A5736">
          <w:rPr>
            <w:color w:val="000000"/>
          </w:rPr>
          <w:t xml:space="preserve"> is defined in </w:t>
        </w:r>
        <w:proofErr w:type="spellStart"/>
        <w:r w:rsidRPr="004A5736">
          <w:rPr>
            <w:color w:val="000000"/>
          </w:rPr>
          <w:t>java.util.Map</w:t>
        </w:r>
        <w:proofErr w:type="spellEnd"/>
        <w:r w:rsidRPr="004A5736">
          <w:rPr>
            <w:color w:val="000000"/>
          </w:rPr>
          <w:t xml:space="preserve"> package. It is a part of the </w:t>
        </w:r>
        <w:r w:rsidRPr="004A5736">
          <w:rPr>
            <w:color w:val="000000"/>
          </w:rPr>
          <w:fldChar w:fldCharType="begin"/>
        </w:r>
        <w:r w:rsidRPr="004A5736">
          <w:rPr>
            <w:color w:val="000000"/>
          </w:rPr>
          <w:instrText xml:space="preserve"> HYPERLINK "https://www.scientecheasy.com/2020/09/java-collections-framework.html/" </w:instrText>
        </w:r>
        <w:r w:rsidRPr="004A5736">
          <w:rPr>
            <w:color w:val="000000"/>
          </w:rPr>
          <w:fldChar w:fldCharType="separate"/>
        </w:r>
        <w:r w:rsidRPr="004A5736">
          <w:rPr>
            <w:rStyle w:val="Hyperlink"/>
            <w:color w:val="FF2828"/>
            <w:bdr w:val="none" w:sz="0" w:space="0" w:color="auto" w:frame="1"/>
          </w:rPr>
          <w:t>Java collections framework</w:t>
        </w:r>
        <w:r w:rsidRPr="004A5736">
          <w:rPr>
            <w:color w:val="000000"/>
          </w:rPr>
          <w:fldChar w:fldCharType="end"/>
        </w:r>
        <w:r w:rsidRPr="004A5736">
          <w:rPr>
            <w:color w:val="000000"/>
          </w:rPr>
          <w:t> but it does not extend the collection interface.</w:t>
        </w:r>
      </w:ins>
      <w:r w:rsidRPr="00446299">
        <w:rPr>
          <w:color w:val="40424E"/>
          <w:spacing w:val="2"/>
        </w:rPr>
        <w:t xml:space="preserve"> </w:t>
      </w:r>
      <w:r w:rsidRPr="004A5736">
        <w:rPr>
          <w:color w:val="40424E"/>
          <w:spacing w:val="2"/>
        </w:rPr>
        <w:t>The Map interface is not a subtype of the </w:t>
      </w:r>
      <w:hyperlink r:id="rId44" w:history="1">
        <w:r w:rsidRPr="004A5736">
          <w:rPr>
            <w:rStyle w:val="Hyperlink"/>
            <w:spacing w:val="2"/>
            <w:bdr w:val="none" w:sz="0" w:space="0" w:color="auto" w:frame="1"/>
          </w:rPr>
          <w:t>Collection interface</w:t>
        </w:r>
      </w:hyperlink>
      <w:r w:rsidRPr="004A5736">
        <w:rPr>
          <w:color w:val="40424E"/>
          <w:spacing w:val="2"/>
        </w:rPr>
        <w:t>. Therefore it behaves a bit differently from the rest of the collection types. A map contains unique keys.</w:t>
      </w:r>
    </w:p>
    <w:p w:rsidR="00CA7811" w:rsidRPr="004A5736" w:rsidRDefault="00CA7811" w:rsidP="00CA7811">
      <w:pPr>
        <w:pStyle w:val="NormalWeb"/>
        <w:shd w:val="clear" w:color="auto" w:fill="FFFFFF"/>
        <w:spacing w:before="0" w:beforeAutospacing="0" w:after="0" w:afterAutospacing="0"/>
        <w:rPr>
          <w:ins w:id="917" w:author="Unknown"/>
          <w:color w:val="000000"/>
        </w:rPr>
      </w:pPr>
    </w:p>
    <w:p w:rsidR="00CA7811" w:rsidRPr="004A5736" w:rsidRDefault="00CA7811" w:rsidP="00CA7811">
      <w:pPr>
        <w:pStyle w:val="NormalWeb"/>
        <w:shd w:val="clear" w:color="auto" w:fill="FFFFFF"/>
        <w:spacing w:before="0" w:beforeAutospacing="0" w:after="144" w:afterAutospacing="0"/>
        <w:rPr>
          <w:ins w:id="918" w:author="Unknown"/>
          <w:color w:val="000000"/>
        </w:rPr>
      </w:pPr>
      <w:ins w:id="919" w:author="Unknown">
        <w:r w:rsidRPr="004A5736">
          <w:rPr>
            <w:color w:val="000000"/>
          </w:rPr>
          <w:t>Java map interface is defined like this:</w:t>
        </w:r>
      </w:ins>
    </w:p>
    <w:p w:rsidR="00CA7811" w:rsidRPr="004A5736" w:rsidRDefault="00CA7811" w:rsidP="00CA7811">
      <w:pPr>
        <w:pStyle w:val="HTMLPreformatted"/>
        <w:pBdr>
          <w:left w:val="single" w:sz="36" w:space="12" w:color="FF0000"/>
        </w:pBdr>
        <w:shd w:val="clear" w:color="auto" w:fill="403432"/>
        <w:spacing w:after="360"/>
        <w:rPr>
          <w:ins w:id="920" w:author="Unknown"/>
          <w:rFonts w:ascii="Times New Roman" w:hAnsi="Times New Roman" w:cs="Times New Roman"/>
          <w:color w:val="FFFFFF"/>
          <w:sz w:val="24"/>
          <w:szCs w:val="24"/>
        </w:rPr>
      </w:pPr>
      <w:ins w:id="921"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interface Map&lt;K, V&gt; // Map is a generic.</w:t>
        </w:r>
      </w:ins>
    </w:p>
    <w:p w:rsidR="00CA7811" w:rsidRPr="004A5736" w:rsidRDefault="00CA7811" w:rsidP="00CA7811">
      <w:pPr>
        <w:pStyle w:val="NormalWeb"/>
        <w:shd w:val="clear" w:color="auto" w:fill="FFFFFF"/>
        <w:spacing w:before="0" w:beforeAutospacing="0" w:after="144" w:afterAutospacing="0"/>
        <w:rPr>
          <w:ins w:id="922" w:author="Unknown"/>
          <w:color w:val="000000"/>
        </w:rPr>
      </w:pPr>
      <w:ins w:id="923" w:author="Unknown">
        <w:r w:rsidRPr="004A5736">
          <w:rPr>
            <w:color w:val="000000"/>
          </w:rPr>
          <w:t>In this syntax, K defines the type of keys and V defines the type of values.</w:t>
        </w:r>
      </w:ins>
    </w:p>
    <w:p w:rsidR="00CA7811" w:rsidRPr="004A5736" w:rsidRDefault="00CA7811" w:rsidP="00CA7811">
      <w:pPr>
        <w:pStyle w:val="NormalWeb"/>
        <w:shd w:val="clear" w:color="auto" w:fill="FFFFFF"/>
        <w:spacing w:before="0" w:beforeAutospacing="0" w:after="144" w:afterAutospacing="0"/>
        <w:rPr>
          <w:ins w:id="924" w:author="Unknown"/>
          <w:color w:val="000000"/>
        </w:rPr>
      </w:pPr>
      <w:ins w:id="925" w:author="Unknown">
        <w:r w:rsidRPr="004A5736">
          <w:rPr>
            <w:color w:val="000000"/>
          </w:rPr>
          <w:t>For example, a mapping of Integer keys and String values can be represented with a Map&lt;</w:t>
        </w:r>
        <w:proofErr w:type="spellStart"/>
        <w:r w:rsidRPr="004A5736">
          <w:rPr>
            <w:color w:val="000000"/>
          </w:rPr>
          <w:t>Integer</w:t>
        </w:r>
        <w:proofErr w:type="gramStart"/>
        <w:r w:rsidRPr="004A5736">
          <w:rPr>
            <w:color w:val="000000"/>
          </w:rPr>
          <w:t>,String</w:t>
        </w:r>
        <w:proofErr w:type="spellEnd"/>
        <w:proofErr w:type="gramEnd"/>
        <w:r w:rsidRPr="004A5736">
          <w:rPr>
            <w:color w:val="000000"/>
          </w:rPr>
          <w:t>&gt;. The Map interface provides the methods for fast retrieval, deletion, and updating of the pair through the key.</w:t>
        </w:r>
      </w:ins>
    </w:p>
    <w:p w:rsidR="00CA7811" w:rsidRPr="004A5736" w:rsidRDefault="00CA7811" w:rsidP="00CA7811">
      <w:pPr>
        <w:pStyle w:val="Heading2"/>
        <w:shd w:val="clear" w:color="auto" w:fill="FFFFFF"/>
        <w:spacing w:before="230" w:beforeAutospacing="0" w:after="230" w:afterAutospacing="0"/>
        <w:rPr>
          <w:ins w:id="926" w:author="Unknown"/>
          <w:color w:val="000000"/>
          <w:sz w:val="24"/>
          <w:szCs w:val="24"/>
        </w:rPr>
      </w:pPr>
      <w:ins w:id="927" w:author="Unknown">
        <w:r w:rsidRPr="00CA7811">
          <w:rPr>
            <w:color w:val="000000"/>
            <w:sz w:val="24"/>
            <w:szCs w:val="24"/>
            <w:highlight w:val="yellow"/>
          </w:rPr>
          <w:t>Map Hierarchy Diagram</w:t>
        </w:r>
      </w:ins>
    </w:p>
    <w:p w:rsidR="00CA7811" w:rsidRPr="004A5736" w:rsidRDefault="00CA7811" w:rsidP="00CA7811">
      <w:pPr>
        <w:pStyle w:val="NormalWeb"/>
        <w:shd w:val="clear" w:color="auto" w:fill="FFFFFF"/>
        <w:spacing w:before="0" w:beforeAutospacing="0" w:after="144" w:afterAutospacing="0"/>
        <w:rPr>
          <w:ins w:id="928" w:author="Unknown"/>
          <w:color w:val="000000"/>
        </w:rPr>
      </w:pPr>
      <w:ins w:id="929" w:author="Unknown">
        <w:r w:rsidRPr="004A5736">
          <w:rPr>
            <w:color w:val="000000"/>
          </w:rPr>
          <w:t>The hierarchy diagram of Java Map interface is shown in the below figure.</w:t>
        </w:r>
      </w:ins>
    </w:p>
    <w:p w:rsidR="00CA7811" w:rsidRPr="004A5736" w:rsidRDefault="00CA7811" w:rsidP="00CA7811">
      <w:pPr>
        <w:pStyle w:val="NormalWeb"/>
        <w:shd w:val="clear" w:color="auto" w:fill="FFFFFF"/>
        <w:spacing w:before="0" w:beforeAutospacing="0" w:after="0" w:afterAutospacing="0"/>
        <w:rPr>
          <w:ins w:id="930" w:author="Unknown"/>
          <w:color w:val="000000"/>
        </w:rPr>
      </w:pPr>
      <w:r w:rsidRPr="004A5736">
        <w:rPr>
          <w:noProof/>
          <w:color w:val="FF2828"/>
          <w:bdr w:val="none" w:sz="0" w:space="0" w:color="auto" w:frame="1"/>
          <w:lang w:val="en-IN" w:eastAsia="en-IN"/>
        </w:rPr>
        <w:lastRenderedPageBreak/>
        <w:drawing>
          <wp:inline distT="0" distB="0" distL="0" distR="0" wp14:anchorId="2F1A7699" wp14:editId="25449324">
            <wp:extent cx="5713095" cy="3811270"/>
            <wp:effectExtent l="19050" t="0" r="1905" b="0"/>
            <wp:docPr id="176" name="Picture 176" descr="Java map hierarchy diagram">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Java map hierarchy diagram">
                      <a:hlinkClick r:id="rId42"/>
                    </pic:cNvPr>
                    <pic:cNvPicPr>
                      <a:picLocks noChangeAspect="1" noChangeArrowheads="1"/>
                    </pic:cNvPicPr>
                  </pic:nvPicPr>
                  <pic:blipFill>
                    <a:blip r:embed="rId45"/>
                    <a:srcRect/>
                    <a:stretch>
                      <a:fillRect/>
                    </a:stretch>
                  </pic:blipFill>
                  <pic:spPr bwMode="auto">
                    <a:xfrm>
                      <a:off x="0" y="0"/>
                      <a:ext cx="5713095" cy="3811270"/>
                    </a:xfrm>
                    <a:prstGeom prst="rect">
                      <a:avLst/>
                    </a:prstGeom>
                    <a:noFill/>
                    <a:ln w="9525">
                      <a:noFill/>
                      <a:miter lim="800000"/>
                      <a:headEnd/>
                      <a:tailEnd/>
                    </a:ln>
                  </pic:spPr>
                </pic:pic>
              </a:graphicData>
            </a:graphic>
          </wp:inline>
        </w:drawing>
      </w:r>
    </w:p>
    <w:p w:rsidR="00CA7811"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highlight w:val="yellow"/>
        </w:rPr>
      </w:pPr>
    </w:p>
    <w:p w:rsidR="00CA7811"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highlight w:val="yellow"/>
        </w:rPr>
      </w:pPr>
    </w:p>
    <w:p w:rsidR="00CA7811"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highlight w:val="yellow"/>
        </w:rPr>
      </w:pPr>
    </w:p>
    <w:p w:rsidR="00CA7811"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highlight w:val="yellow"/>
        </w:rPr>
      </w:pPr>
    </w:p>
    <w:p w:rsidR="00CA7811"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highlight w:val="yellow"/>
        </w:rPr>
      </w:pPr>
    </w:p>
    <w:p w:rsidR="00CA7811"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highlight w:val="yellow"/>
        </w:rPr>
      </w:pPr>
    </w:p>
    <w:p w:rsidR="00CA7811"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highlight w:val="yellow"/>
        </w:rPr>
      </w:pPr>
    </w:p>
    <w:p w:rsidR="00CA7811"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highlight w:val="yellow"/>
        </w:rPr>
      </w:pPr>
    </w:p>
    <w:p w:rsidR="00CA7811"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highlight w:val="yellow"/>
        </w:rPr>
      </w:pPr>
    </w:p>
    <w:p w:rsidR="00CA7811"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highlight w:val="yellow"/>
        </w:rPr>
      </w:pPr>
    </w:p>
    <w:p w:rsidR="00CA7811"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highlight w:val="yellow"/>
        </w:rPr>
      </w:pPr>
    </w:p>
    <w:p w:rsidR="00CA7811"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highlight w:val="yellow"/>
        </w:rPr>
      </w:pPr>
    </w:p>
    <w:p w:rsidR="00CA7811" w:rsidRPr="004A5736"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rPr>
      </w:pPr>
      <w:r w:rsidRPr="00CA7811">
        <w:rPr>
          <w:rFonts w:ascii="Times New Roman" w:eastAsia="Times New Roman" w:hAnsi="Times New Roman" w:cs="Times New Roman"/>
          <w:b/>
          <w:bCs/>
          <w:color w:val="000000"/>
          <w:sz w:val="24"/>
          <w:szCs w:val="24"/>
          <w:highlight w:val="yellow"/>
        </w:rPr>
        <w:t xml:space="preserve">Hierarchy of </w:t>
      </w:r>
      <w:proofErr w:type="spellStart"/>
      <w:r w:rsidRPr="00CA7811">
        <w:rPr>
          <w:rFonts w:ascii="Times New Roman" w:eastAsia="Times New Roman" w:hAnsi="Times New Roman" w:cs="Times New Roman"/>
          <w:b/>
          <w:bCs/>
          <w:color w:val="000000"/>
          <w:sz w:val="24"/>
          <w:szCs w:val="24"/>
          <w:highlight w:val="yellow"/>
        </w:rPr>
        <w:t>HashMap</w:t>
      </w:r>
      <w:proofErr w:type="spellEnd"/>
      <w:r w:rsidRPr="00CA7811">
        <w:rPr>
          <w:rFonts w:ascii="Times New Roman" w:eastAsia="Times New Roman" w:hAnsi="Times New Roman" w:cs="Times New Roman"/>
          <w:b/>
          <w:bCs/>
          <w:color w:val="000000"/>
          <w:sz w:val="24"/>
          <w:szCs w:val="24"/>
          <w:highlight w:val="yellow"/>
        </w:rPr>
        <w:t xml:space="preserve"> class in Java</w:t>
      </w:r>
    </w:p>
    <w:p w:rsidR="00CA7811" w:rsidRPr="004A5736" w:rsidRDefault="00CA7811" w:rsidP="00CA7811">
      <w:pPr>
        <w:shd w:val="clear" w:color="auto" w:fill="FFFFFF"/>
        <w:spacing w:after="0" w:line="240" w:lineRule="auto"/>
        <w:rPr>
          <w:rFonts w:ascii="Times New Roman" w:eastAsia="Times New Roman" w:hAnsi="Times New Roman" w:cs="Times New Roman"/>
          <w:color w:val="000000"/>
          <w:sz w:val="24"/>
          <w:szCs w:val="24"/>
        </w:rPr>
      </w:pPr>
      <w:proofErr w:type="spellStart"/>
      <w:r w:rsidRPr="004A5736">
        <w:rPr>
          <w:rFonts w:ascii="Times New Roman" w:eastAsia="Times New Roman" w:hAnsi="Times New Roman" w:cs="Times New Roman"/>
          <w:color w:val="000000"/>
          <w:sz w:val="24"/>
          <w:szCs w:val="24"/>
        </w:rPr>
        <w:lastRenderedPageBreak/>
        <w:t>HashMap</w:t>
      </w:r>
      <w:proofErr w:type="spellEnd"/>
      <w:r w:rsidRPr="004A5736">
        <w:rPr>
          <w:rFonts w:ascii="Times New Roman" w:eastAsia="Times New Roman" w:hAnsi="Times New Roman" w:cs="Times New Roman"/>
          <w:color w:val="000000"/>
          <w:sz w:val="24"/>
          <w:szCs w:val="24"/>
        </w:rPr>
        <w:t xml:space="preserve"> class in Java extends </w:t>
      </w:r>
      <w:proofErr w:type="spellStart"/>
      <w:r w:rsidRPr="004A5736">
        <w:rPr>
          <w:rFonts w:ascii="Times New Roman" w:eastAsia="Times New Roman" w:hAnsi="Times New Roman" w:cs="Times New Roman"/>
          <w:color w:val="000000"/>
          <w:sz w:val="24"/>
          <w:szCs w:val="24"/>
        </w:rPr>
        <w:t>AbstractMap</w:t>
      </w:r>
      <w:proofErr w:type="spellEnd"/>
      <w:r w:rsidRPr="004A5736">
        <w:rPr>
          <w:rFonts w:ascii="Times New Roman" w:eastAsia="Times New Roman" w:hAnsi="Times New Roman" w:cs="Times New Roman"/>
          <w:color w:val="000000"/>
          <w:sz w:val="24"/>
          <w:szCs w:val="24"/>
        </w:rPr>
        <w:t xml:space="preserve"> class and implements the Map interface. The hierarchy diagram of </w:t>
      </w:r>
      <w:proofErr w:type="spellStart"/>
      <w:r w:rsidRPr="004A5736">
        <w:rPr>
          <w:rFonts w:ascii="Times New Roman" w:eastAsia="Times New Roman" w:hAnsi="Times New Roman" w:cs="Times New Roman"/>
          <w:color w:val="000000"/>
          <w:sz w:val="24"/>
          <w:szCs w:val="24"/>
        </w:rPr>
        <w:t>HashMap</w:t>
      </w:r>
      <w:proofErr w:type="spellEnd"/>
      <w:r w:rsidRPr="004A5736">
        <w:rPr>
          <w:rFonts w:ascii="Times New Roman" w:eastAsia="Times New Roman" w:hAnsi="Times New Roman" w:cs="Times New Roman"/>
          <w:color w:val="000000"/>
          <w:sz w:val="24"/>
          <w:szCs w:val="24"/>
        </w:rPr>
        <w:t xml:space="preserve"> can be seen in the below figure.</w:t>
      </w:r>
      <w:r w:rsidRPr="004A5736">
        <w:rPr>
          <w:rFonts w:ascii="Times New Roman" w:eastAsia="Times New Roman" w:hAnsi="Times New Roman" w:cs="Times New Roman"/>
          <w:noProof/>
          <w:color w:val="FF2828"/>
          <w:sz w:val="24"/>
          <w:szCs w:val="24"/>
          <w:bdr w:val="none" w:sz="0" w:space="0" w:color="auto" w:frame="1"/>
          <w:lang w:val="en-IN" w:eastAsia="en-IN"/>
        </w:rPr>
        <w:drawing>
          <wp:inline distT="0" distB="0" distL="0" distR="0" wp14:anchorId="52CD9176" wp14:editId="33523D5A">
            <wp:extent cx="5713095" cy="3811270"/>
            <wp:effectExtent l="19050" t="0" r="1905" b="0"/>
            <wp:docPr id="192" name="Picture 192" descr="Java HashMap hierarchy diagram">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Java HashMap hierarchy diagram">
                      <a:hlinkClick r:id="rId46"/>
                    </pic:cNvPr>
                    <pic:cNvPicPr>
                      <a:picLocks noChangeAspect="1" noChangeArrowheads="1"/>
                    </pic:cNvPicPr>
                  </pic:nvPicPr>
                  <pic:blipFill>
                    <a:blip r:embed="rId47"/>
                    <a:srcRect/>
                    <a:stretch>
                      <a:fillRect/>
                    </a:stretch>
                  </pic:blipFill>
                  <pic:spPr bwMode="auto">
                    <a:xfrm>
                      <a:off x="0" y="0"/>
                      <a:ext cx="5713095" cy="3811270"/>
                    </a:xfrm>
                    <a:prstGeom prst="rect">
                      <a:avLst/>
                    </a:prstGeom>
                    <a:noFill/>
                    <a:ln w="9525">
                      <a:noFill/>
                      <a:miter lim="800000"/>
                      <a:headEnd/>
                      <a:tailEnd/>
                    </a:ln>
                  </pic:spPr>
                </pic:pic>
              </a:graphicData>
            </a:graphic>
          </wp:inline>
        </w:drawing>
      </w:r>
    </w:p>
    <w:p w:rsidR="00CA7811" w:rsidRPr="004A5736"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rPr>
      </w:pPr>
      <w:r w:rsidRPr="00CA7811">
        <w:rPr>
          <w:rFonts w:ascii="Times New Roman" w:eastAsia="Times New Roman" w:hAnsi="Times New Roman" w:cs="Times New Roman"/>
          <w:b/>
          <w:bCs/>
          <w:color w:val="000000"/>
          <w:sz w:val="24"/>
          <w:szCs w:val="24"/>
          <w:highlight w:val="yellow"/>
        </w:rPr>
        <w:t xml:space="preserve">Hierarchy of </w:t>
      </w:r>
      <w:proofErr w:type="spellStart"/>
      <w:r w:rsidRPr="00CA7811">
        <w:rPr>
          <w:rFonts w:ascii="Times New Roman" w:eastAsia="Times New Roman" w:hAnsi="Times New Roman" w:cs="Times New Roman"/>
          <w:b/>
          <w:bCs/>
          <w:color w:val="000000"/>
          <w:sz w:val="24"/>
          <w:szCs w:val="24"/>
          <w:highlight w:val="yellow"/>
        </w:rPr>
        <w:t>LinkedHashMap</w:t>
      </w:r>
      <w:proofErr w:type="spellEnd"/>
      <w:r w:rsidRPr="00CA7811">
        <w:rPr>
          <w:rFonts w:ascii="Times New Roman" w:eastAsia="Times New Roman" w:hAnsi="Times New Roman" w:cs="Times New Roman"/>
          <w:b/>
          <w:bCs/>
          <w:color w:val="000000"/>
          <w:sz w:val="24"/>
          <w:szCs w:val="24"/>
          <w:highlight w:val="yellow"/>
        </w:rPr>
        <w:t xml:space="preserve"> in Java</w:t>
      </w:r>
    </w:p>
    <w:p w:rsidR="00CA7811" w:rsidRPr="004A5736" w:rsidRDefault="00CA7811" w:rsidP="00CA7811">
      <w:pPr>
        <w:shd w:val="clear" w:color="auto" w:fill="FFFFFF"/>
        <w:spacing w:after="144" w:line="240" w:lineRule="auto"/>
        <w:rPr>
          <w:rFonts w:ascii="Times New Roman" w:eastAsia="Times New Roman" w:hAnsi="Times New Roman" w:cs="Times New Roman"/>
          <w:color w:val="000000"/>
          <w:sz w:val="24"/>
          <w:szCs w:val="24"/>
        </w:rPr>
      </w:pPr>
      <w:proofErr w:type="spellStart"/>
      <w:r w:rsidRPr="004A5736">
        <w:rPr>
          <w:rFonts w:ascii="Times New Roman" w:eastAsia="Times New Roman" w:hAnsi="Times New Roman" w:cs="Times New Roman"/>
          <w:color w:val="000000"/>
          <w:sz w:val="24"/>
          <w:szCs w:val="24"/>
        </w:rPr>
        <w:t>LinkedHashMap</w:t>
      </w:r>
      <w:proofErr w:type="spellEnd"/>
      <w:r w:rsidRPr="004A5736">
        <w:rPr>
          <w:rFonts w:ascii="Times New Roman" w:eastAsia="Times New Roman" w:hAnsi="Times New Roman" w:cs="Times New Roman"/>
          <w:color w:val="000000"/>
          <w:sz w:val="24"/>
          <w:szCs w:val="24"/>
        </w:rPr>
        <w:t xml:space="preserve"> implementation in Java is a subclass of </w:t>
      </w:r>
      <w:proofErr w:type="spellStart"/>
      <w:r w:rsidRPr="004A5736">
        <w:rPr>
          <w:rFonts w:ascii="Times New Roman" w:eastAsia="Times New Roman" w:hAnsi="Times New Roman" w:cs="Times New Roman"/>
          <w:color w:val="000000"/>
          <w:sz w:val="24"/>
          <w:szCs w:val="24"/>
        </w:rPr>
        <w:t>HashMap</w:t>
      </w:r>
      <w:proofErr w:type="spellEnd"/>
      <w:r w:rsidRPr="004A5736">
        <w:rPr>
          <w:rFonts w:ascii="Times New Roman" w:eastAsia="Times New Roman" w:hAnsi="Times New Roman" w:cs="Times New Roman"/>
          <w:color w:val="000000"/>
          <w:sz w:val="24"/>
          <w:szCs w:val="24"/>
        </w:rPr>
        <w:t xml:space="preserve"> class. That is, </w:t>
      </w:r>
      <w:proofErr w:type="spellStart"/>
      <w:r w:rsidRPr="004A5736">
        <w:rPr>
          <w:rFonts w:ascii="Times New Roman" w:eastAsia="Times New Roman" w:hAnsi="Times New Roman" w:cs="Times New Roman"/>
          <w:color w:val="000000"/>
          <w:sz w:val="24"/>
          <w:szCs w:val="24"/>
        </w:rPr>
        <w:t>LinkedHashMap</w:t>
      </w:r>
      <w:proofErr w:type="spellEnd"/>
      <w:r w:rsidRPr="004A5736">
        <w:rPr>
          <w:rFonts w:ascii="Times New Roman" w:eastAsia="Times New Roman" w:hAnsi="Times New Roman" w:cs="Times New Roman"/>
          <w:color w:val="000000"/>
          <w:sz w:val="24"/>
          <w:szCs w:val="24"/>
        </w:rPr>
        <w:t xml:space="preserve"> class extends the </w:t>
      </w:r>
      <w:proofErr w:type="spellStart"/>
      <w:r w:rsidRPr="004A5736">
        <w:rPr>
          <w:rFonts w:ascii="Times New Roman" w:eastAsia="Times New Roman" w:hAnsi="Times New Roman" w:cs="Times New Roman"/>
          <w:color w:val="000000"/>
          <w:sz w:val="24"/>
          <w:szCs w:val="24"/>
        </w:rPr>
        <w:t>HashMap</w:t>
      </w:r>
      <w:proofErr w:type="spellEnd"/>
      <w:r w:rsidRPr="004A5736">
        <w:rPr>
          <w:rFonts w:ascii="Times New Roman" w:eastAsia="Times New Roman" w:hAnsi="Times New Roman" w:cs="Times New Roman"/>
          <w:color w:val="000000"/>
          <w:sz w:val="24"/>
          <w:szCs w:val="24"/>
        </w:rPr>
        <w:t xml:space="preserve"> class and implements Map interface.</w:t>
      </w:r>
    </w:p>
    <w:p w:rsidR="00CA7811" w:rsidRPr="004A5736" w:rsidRDefault="00CA7811" w:rsidP="00CA7811">
      <w:pPr>
        <w:shd w:val="clear" w:color="auto" w:fill="FFFFFF"/>
        <w:spacing w:after="144"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color w:val="000000"/>
          <w:sz w:val="24"/>
          <w:szCs w:val="24"/>
        </w:rPr>
        <w:t xml:space="preserve">The hierarchy diagram of </w:t>
      </w:r>
      <w:proofErr w:type="spellStart"/>
      <w:r w:rsidRPr="004A5736">
        <w:rPr>
          <w:rFonts w:ascii="Times New Roman" w:eastAsia="Times New Roman" w:hAnsi="Times New Roman" w:cs="Times New Roman"/>
          <w:color w:val="000000"/>
          <w:sz w:val="24"/>
          <w:szCs w:val="24"/>
        </w:rPr>
        <w:t>LinkedHashMap</w:t>
      </w:r>
      <w:proofErr w:type="spellEnd"/>
      <w:r w:rsidRPr="004A5736">
        <w:rPr>
          <w:rFonts w:ascii="Times New Roman" w:eastAsia="Times New Roman" w:hAnsi="Times New Roman" w:cs="Times New Roman"/>
          <w:color w:val="000000"/>
          <w:sz w:val="24"/>
          <w:szCs w:val="24"/>
        </w:rPr>
        <w:t xml:space="preserve"> is shown in the below figure.</w:t>
      </w:r>
    </w:p>
    <w:p w:rsidR="00CA7811" w:rsidRPr="004A5736" w:rsidRDefault="00CA7811" w:rsidP="00CA7811">
      <w:pPr>
        <w:shd w:val="clear" w:color="auto" w:fill="FFFFFF"/>
        <w:spacing w:after="0" w:line="240" w:lineRule="auto"/>
        <w:rPr>
          <w:rFonts w:ascii="Times New Roman" w:eastAsia="Times New Roman" w:hAnsi="Times New Roman" w:cs="Times New Roman"/>
          <w:color w:val="000000"/>
          <w:sz w:val="24"/>
          <w:szCs w:val="24"/>
        </w:rPr>
      </w:pPr>
      <w:r w:rsidRPr="004A5736">
        <w:rPr>
          <w:rFonts w:ascii="Times New Roman" w:eastAsia="Times New Roman" w:hAnsi="Times New Roman" w:cs="Times New Roman"/>
          <w:noProof/>
          <w:color w:val="FF2828"/>
          <w:sz w:val="24"/>
          <w:szCs w:val="24"/>
          <w:bdr w:val="none" w:sz="0" w:space="0" w:color="auto" w:frame="1"/>
          <w:lang w:val="en-IN" w:eastAsia="en-IN"/>
        </w:rPr>
        <w:lastRenderedPageBreak/>
        <w:drawing>
          <wp:inline distT="0" distB="0" distL="0" distR="0" wp14:anchorId="7508653B" wp14:editId="5E2089D5">
            <wp:extent cx="5713095" cy="3811270"/>
            <wp:effectExtent l="19050" t="0" r="1905" b="0"/>
            <wp:docPr id="196" name="Picture 196" descr="Hierarchy diagram of LinkedHashMap in Java">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Hierarchy diagram of LinkedHashMap in Java">
                      <a:hlinkClick r:id="rId48"/>
                    </pic:cNvPr>
                    <pic:cNvPicPr>
                      <a:picLocks noChangeAspect="1" noChangeArrowheads="1"/>
                    </pic:cNvPicPr>
                  </pic:nvPicPr>
                  <pic:blipFill>
                    <a:blip r:embed="rId49"/>
                    <a:srcRect/>
                    <a:stretch>
                      <a:fillRect/>
                    </a:stretch>
                  </pic:blipFill>
                  <pic:spPr bwMode="auto">
                    <a:xfrm>
                      <a:off x="0" y="0"/>
                      <a:ext cx="5713095" cy="3811270"/>
                    </a:xfrm>
                    <a:prstGeom prst="rect">
                      <a:avLst/>
                    </a:prstGeom>
                    <a:noFill/>
                    <a:ln w="9525">
                      <a:noFill/>
                      <a:miter lim="800000"/>
                      <a:headEnd/>
                      <a:tailEnd/>
                    </a:ln>
                  </pic:spPr>
                </pic:pic>
              </a:graphicData>
            </a:graphic>
          </wp:inline>
        </w:drawing>
      </w:r>
    </w:p>
    <w:p w:rsidR="00CA7811" w:rsidRPr="004A5736"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rPr>
      </w:pPr>
      <w:r w:rsidRPr="00CA7811">
        <w:rPr>
          <w:rFonts w:ascii="Times New Roman" w:eastAsia="Times New Roman" w:hAnsi="Times New Roman" w:cs="Times New Roman"/>
          <w:b/>
          <w:bCs/>
          <w:color w:val="000000"/>
          <w:sz w:val="24"/>
          <w:szCs w:val="24"/>
          <w:highlight w:val="yellow"/>
        </w:rPr>
        <w:t xml:space="preserve">Hierarchy of </w:t>
      </w:r>
      <w:proofErr w:type="spellStart"/>
      <w:r w:rsidRPr="00CA7811">
        <w:rPr>
          <w:rFonts w:ascii="Times New Roman" w:eastAsia="Times New Roman" w:hAnsi="Times New Roman" w:cs="Times New Roman"/>
          <w:b/>
          <w:bCs/>
          <w:color w:val="000000"/>
          <w:sz w:val="24"/>
          <w:szCs w:val="24"/>
          <w:highlight w:val="yellow"/>
        </w:rPr>
        <w:t>TreeMap</w:t>
      </w:r>
      <w:proofErr w:type="spellEnd"/>
      <w:r w:rsidRPr="00CA7811">
        <w:rPr>
          <w:rFonts w:ascii="Times New Roman" w:eastAsia="Times New Roman" w:hAnsi="Times New Roman" w:cs="Times New Roman"/>
          <w:b/>
          <w:bCs/>
          <w:color w:val="000000"/>
          <w:sz w:val="24"/>
          <w:szCs w:val="24"/>
          <w:highlight w:val="yellow"/>
        </w:rPr>
        <w:t xml:space="preserve"> in Java</w:t>
      </w:r>
    </w:p>
    <w:p w:rsidR="00CA7811" w:rsidRPr="004A5736" w:rsidRDefault="00CA7811" w:rsidP="00CA7811">
      <w:pPr>
        <w:shd w:val="clear" w:color="auto" w:fill="FFFFFF"/>
        <w:spacing w:after="0" w:line="240" w:lineRule="auto"/>
        <w:rPr>
          <w:rFonts w:ascii="Times New Roman" w:eastAsia="Times New Roman" w:hAnsi="Times New Roman" w:cs="Times New Roman"/>
          <w:color w:val="000000"/>
          <w:sz w:val="24"/>
          <w:szCs w:val="24"/>
        </w:rPr>
      </w:pPr>
      <w:proofErr w:type="spellStart"/>
      <w:r w:rsidRPr="004A5736">
        <w:rPr>
          <w:rFonts w:ascii="Times New Roman" w:eastAsia="Times New Roman" w:hAnsi="Times New Roman" w:cs="Times New Roman"/>
          <w:color w:val="000000"/>
          <w:sz w:val="24"/>
          <w:szCs w:val="24"/>
        </w:rPr>
        <w:t>TreeMap</w:t>
      </w:r>
      <w:proofErr w:type="spellEnd"/>
      <w:r w:rsidRPr="004A5736">
        <w:rPr>
          <w:rFonts w:ascii="Times New Roman" w:eastAsia="Times New Roman" w:hAnsi="Times New Roman" w:cs="Times New Roman"/>
          <w:color w:val="000000"/>
          <w:sz w:val="24"/>
          <w:szCs w:val="24"/>
        </w:rPr>
        <w:t xml:space="preserve"> class is the subclass of </w:t>
      </w:r>
      <w:proofErr w:type="spellStart"/>
      <w:r w:rsidRPr="004A5736">
        <w:rPr>
          <w:rFonts w:ascii="Times New Roman" w:eastAsia="Times New Roman" w:hAnsi="Times New Roman" w:cs="Times New Roman"/>
          <w:color w:val="000000"/>
          <w:sz w:val="24"/>
          <w:szCs w:val="24"/>
        </w:rPr>
        <w:t>AbstractMap</w:t>
      </w:r>
      <w:proofErr w:type="spellEnd"/>
      <w:r w:rsidRPr="004A5736">
        <w:rPr>
          <w:rFonts w:ascii="Times New Roman" w:eastAsia="Times New Roman" w:hAnsi="Times New Roman" w:cs="Times New Roman"/>
          <w:color w:val="000000"/>
          <w:sz w:val="24"/>
          <w:szCs w:val="24"/>
        </w:rPr>
        <w:t xml:space="preserve"> and implements Map, </w:t>
      </w:r>
      <w:proofErr w:type="spellStart"/>
      <w:r w:rsidRPr="004A5736">
        <w:rPr>
          <w:rFonts w:ascii="Times New Roman" w:eastAsia="Times New Roman" w:hAnsi="Times New Roman" w:cs="Times New Roman"/>
          <w:color w:val="000000"/>
          <w:sz w:val="24"/>
          <w:szCs w:val="24"/>
        </w:rPr>
        <w:fldChar w:fldCharType="begin"/>
      </w:r>
      <w:r w:rsidRPr="004A5736">
        <w:rPr>
          <w:rFonts w:ascii="Times New Roman" w:eastAsia="Times New Roman" w:hAnsi="Times New Roman" w:cs="Times New Roman"/>
          <w:color w:val="000000"/>
          <w:sz w:val="24"/>
          <w:szCs w:val="24"/>
        </w:rPr>
        <w:instrText xml:space="preserve"> HYPERLINK "https://www.scientecheasy.com/2020/12/sortedmap-in-java.html/" </w:instrText>
      </w:r>
      <w:r w:rsidRPr="004A5736">
        <w:rPr>
          <w:rFonts w:ascii="Times New Roman" w:eastAsia="Times New Roman" w:hAnsi="Times New Roman" w:cs="Times New Roman"/>
          <w:color w:val="000000"/>
          <w:sz w:val="24"/>
          <w:szCs w:val="24"/>
        </w:rPr>
        <w:fldChar w:fldCharType="separate"/>
      </w:r>
      <w:r w:rsidRPr="004A5736">
        <w:rPr>
          <w:rFonts w:ascii="Times New Roman" w:eastAsia="Times New Roman" w:hAnsi="Times New Roman" w:cs="Times New Roman"/>
          <w:color w:val="FF2828"/>
          <w:sz w:val="24"/>
          <w:szCs w:val="24"/>
        </w:rPr>
        <w:t>SortedMap</w:t>
      </w:r>
      <w:proofErr w:type="spellEnd"/>
      <w:r w:rsidRPr="004A5736">
        <w:rPr>
          <w:rFonts w:ascii="Times New Roman" w:eastAsia="Times New Roman" w:hAnsi="Times New Roman" w:cs="Times New Roman"/>
          <w:color w:val="000000"/>
          <w:sz w:val="24"/>
          <w:szCs w:val="24"/>
        </w:rPr>
        <w:fldChar w:fldCharType="end"/>
      </w:r>
      <w:r w:rsidRPr="004A5736">
        <w:rPr>
          <w:rFonts w:ascii="Times New Roman" w:eastAsia="Times New Roman" w:hAnsi="Times New Roman" w:cs="Times New Roman"/>
          <w:color w:val="000000"/>
          <w:sz w:val="24"/>
          <w:szCs w:val="24"/>
        </w:rPr>
        <w:t xml:space="preserve"> (a </w:t>
      </w:r>
      <w:proofErr w:type="spellStart"/>
      <w:r w:rsidRPr="004A5736">
        <w:rPr>
          <w:rFonts w:ascii="Times New Roman" w:eastAsia="Times New Roman" w:hAnsi="Times New Roman" w:cs="Times New Roman"/>
          <w:color w:val="000000"/>
          <w:sz w:val="24"/>
          <w:szCs w:val="24"/>
        </w:rPr>
        <w:t>subinterface</w:t>
      </w:r>
      <w:proofErr w:type="spellEnd"/>
      <w:r w:rsidRPr="004A5736">
        <w:rPr>
          <w:rFonts w:ascii="Times New Roman" w:eastAsia="Times New Roman" w:hAnsi="Times New Roman" w:cs="Times New Roman"/>
          <w:color w:val="000000"/>
          <w:sz w:val="24"/>
          <w:szCs w:val="24"/>
        </w:rPr>
        <w:t xml:space="preserve"> of Map interface), and </w:t>
      </w:r>
      <w:proofErr w:type="spellStart"/>
      <w:r w:rsidRPr="004A5736">
        <w:rPr>
          <w:rFonts w:ascii="Times New Roman" w:eastAsia="Times New Roman" w:hAnsi="Times New Roman" w:cs="Times New Roman"/>
          <w:color w:val="000000"/>
          <w:sz w:val="24"/>
          <w:szCs w:val="24"/>
        </w:rPr>
        <w:fldChar w:fldCharType="begin"/>
      </w:r>
      <w:r w:rsidRPr="004A5736">
        <w:rPr>
          <w:rFonts w:ascii="Times New Roman" w:eastAsia="Times New Roman" w:hAnsi="Times New Roman" w:cs="Times New Roman"/>
          <w:color w:val="000000"/>
          <w:sz w:val="24"/>
          <w:szCs w:val="24"/>
        </w:rPr>
        <w:instrText xml:space="preserve"> HYPERLINK "https://www.scientecheasy.com/2021/01/navigablemap-in-java.html/" </w:instrText>
      </w:r>
      <w:r w:rsidRPr="004A5736">
        <w:rPr>
          <w:rFonts w:ascii="Times New Roman" w:eastAsia="Times New Roman" w:hAnsi="Times New Roman" w:cs="Times New Roman"/>
          <w:color w:val="000000"/>
          <w:sz w:val="24"/>
          <w:szCs w:val="24"/>
        </w:rPr>
        <w:fldChar w:fldCharType="separate"/>
      </w:r>
      <w:r w:rsidRPr="004A5736">
        <w:rPr>
          <w:rFonts w:ascii="Times New Roman" w:eastAsia="Times New Roman" w:hAnsi="Times New Roman" w:cs="Times New Roman"/>
          <w:color w:val="FF2828"/>
          <w:sz w:val="24"/>
          <w:szCs w:val="24"/>
        </w:rPr>
        <w:t>NavigableMap</w:t>
      </w:r>
      <w:proofErr w:type="spellEnd"/>
      <w:r w:rsidRPr="004A5736">
        <w:rPr>
          <w:rFonts w:ascii="Times New Roman" w:eastAsia="Times New Roman" w:hAnsi="Times New Roman" w:cs="Times New Roman"/>
          <w:color w:val="000000"/>
          <w:sz w:val="24"/>
          <w:szCs w:val="24"/>
        </w:rPr>
        <w:fldChar w:fldCharType="end"/>
      </w:r>
      <w:r w:rsidRPr="004A5736">
        <w:rPr>
          <w:rFonts w:ascii="Times New Roman" w:eastAsia="Times New Roman" w:hAnsi="Times New Roman" w:cs="Times New Roman"/>
          <w:color w:val="000000"/>
          <w:sz w:val="24"/>
          <w:szCs w:val="24"/>
        </w:rPr>
        <w:t> interfaces.</w:t>
      </w:r>
    </w:p>
    <w:p w:rsidR="00CA7811" w:rsidRPr="004A5736" w:rsidRDefault="00CA7811" w:rsidP="00CA7811">
      <w:pPr>
        <w:shd w:val="clear" w:color="auto" w:fill="FFFFFF"/>
        <w:spacing w:after="0" w:line="240" w:lineRule="auto"/>
        <w:rPr>
          <w:rFonts w:ascii="Times New Roman" w:eastAsia="Times New Roman" w:hAnsi="Times New Roman" w:cs="Times New Roman"/>
          <w:color w:val="000000"/>
          <w:sz w:val="24"/>
          <w:szCs w:val="24"/>
        </w:rPr>
      </w:pPr>
      <w:proofErr w:type="spellStart"/>
      <w:r w:rsidRPr="004A5736">
        <w:rPr>
          <w:rFonts w:ascii="Times New Roman" w:eastAsia="Times New Roman" w:hAnsi="Times New Roman" w:cs="Times New Roman"/>
          <w:color w:val="000000"/>
          <w:sz w:val="24"/>
          <w:szCs w:val="24"/>
        </w:rPr>
        <w:t>TreeMap</w:t>
      </w:r>
      <w:proofErr w:type="spellEnd"/>
      <w:r w:rsidRPr="004A5736">
        <w:rPr>
          <w:rFonts w:ascii="Times New Roman" w:eastAsia="Times New Roman" w:hAnsi="Times New Roman" w:cs="Times New Roman"/>
          <w:color w:val="000000"/>
          <w:sz w:val="24"/>
          <w:szCs w:val="24"/>
        </w:rPr>
        <w:t xml:space="preserve"> also implements </w:t>
      </w:r>
      <w:proofErr w:type="spellStart"/>
      <w:r w:rsidRPr="004A5736">
        <w:rPr>
          <w:rFonts w:ascii="Times New Roman" w:eastAsia="Times New Roman" w:hAnsi="Times New Roman" w:cs="Times New Roman"/>
          <w:color w:val="000000"/>
          <w:sz w:val="24"/>
          <w:szCs w:val="24"/>
        </w:rPr>
        <w:t>Cloneable</w:t>
      </w:r>
      <w:proofErr w:type="spellEnd"/>
      <w:r w:rsidRPr="004A5736">
        <w:rPr>
          <w:rFonts w:ascii="Times New Roman" w:eastAsia="Times New Roman" w:hAnsi="Times New Roman" w:cs="Times New Roman"/>
          <w:color w:val="000000"/>
          <w:sz w:val="24"/>
          <w:szCs w:val="24"/>
        </w:rPr>
        <w:t xml:space="preserve"> and Serializable interfaces. The hierarchy diagram of </w:t>
      </w:r>
      <w:proofErr w:type="spellStart"/>
      <w:r w:rsidRPr="004A5736">
        <w:rPr>
          <w:rFonts w:ascii="Times New Roman" w:eastAsia="Times New Roman" w:hAnsi="Times New Roman" w:cs="Times New Roman"/>
          <w:color w:val="000000"/>
          <w:sz w:val="24"/>
          <w:szCs w:val="24"/>
        </w:rPr>
        <w:t>TreeMap</w:t>
      </w:r>
      <w:proofErr w:type="spellEnd"/>
      <w:r w:rsidRPr="004A5736">
        <w:rPr>
          <w:rFonts w:ascii="Times New Roman" w:eastAsia="Times New Roman" w:hAnsi="Times New Roman" w:cs="Times New Roman"/>
          <w:color w:val="000000"/>
          <w:sz w:val="24"/>
          <w:szCs w:val="24"/>
        </w:rPr>
        <w:t xml:space="preserve"> in Java is shown in the below figure.</w:t>
      </w:r>
      <w:r w:rsidRPr="004A5736">
        <w:rPr>
          <w:rFonts w:ascii="Times New Roman" w:eastAsia="Times New Roman" w:hAnsi="Times New Roman" w:cs="Times New Roman"/>
          <w:noProof/>
          <w:color w:val="FF2828"/>
          <w:sz w:val="24"/>
          <w:szCs w:val="24"/>
          <w:bdr w:val="none" w:sz="0" w:space="0" w:color="auto" w:frame="1"/>
          <w:lang w:val="en-IN" w:eastAsia="en-IN"/>
        </w:rPr>
        <w:drawing>
          <wp:inline distT="0" distB="0" distL="0" distR="0" wp14:anchorId="2154A4E5" wp14:editId="4746A9FA">
            <wp:extent cx="5713095" cy="3811270"/>
            <wp:effectExtent l="19050" t="0" r="1905" b="0"/>
            <wp:docPr id="200" name="Picture 200" descr="Java TreeMap hierarchy diagram">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Java TreeMap hierarchy diagram">
                      <a:hlinkClick r:id="rId50"/>
                    </pic:cNvPr>
                    <pic:cNvPicPr>
                      <a:picLocks noChangeAspect="1" noChangeArrowheads="1"/>
                    </pic:cNvPicPr>
                  </pic:nvPicPr>
                  <pic:blipFill>
                    <a:blip r:embed="rId51"/>
                    <a:srcRect/>
                    <a:stretch>
                      <a:fillRect/>
                    </a:stretch>
                  </pic:blipFill>
                  <pic:spPr bwMode="auto">
                    <a:xfrm>
                      <a:off x="0" y="0"/>
                      <a:ext cx="5713095" cy="3811270"/>
                    </a:xfrm>
                    <a:prstGeom prst="rect">
                      <a:avLst/>
                    </a:prstGeom>
                    <a:noFill/>
                    <a:ln w="9525">
                      <a:noFill/>
                      <a:miter lim="800000"/>
                      <a:headEnd/>
                      <a:tailEnd/>
                    </a:ln>
                  </pic:spPr>
                </pic:pic>
              </a:graphicData>
            </a:graphic>
          </wp:inline>
        </w:drawing>
      </w:r>
    </w:p>
    <w:p w:rsidR="00CA7811" w:rsidRPr="004A5736"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rPr>
      </w:pPr>
      <w:r w:rsidRPr="00CA7811">
        <w:rPr>
          <w:rFonts w:ascii="Times New Roman" w:eastAsia="Times New Roman" w:hAnsi="Times New Roman" w:cs="Times New Roman"/>
          <w:b/>
          <w:bCs/>
          <w:color w:val="000000"/>
          <w:sz w:val="24"/>
          <w:szCs w:val="24"/>
          <w:highlight w:val="yellow"/>
        </w:rPr>
        <w:lastRenderedPageBreak/>
        <w:t xml:space="preserve">Hierarchy of </w:t>
      </w:r>
      <w:proofErr w:type="spellStart"/>
      <w:r w:rsidRPr="00CA7811">
        <w:rPr>
          <w:rFonts w:ascii="Times New Roman" w:eastAsia="Times New Roman" w:hAnsi="Times New Roman" w:cs="Times New Roman"/>
          <w:b/>
          <w:bCs/>
          <w:color w:val="000000"/>
          <w:sz w:val="24"/>
          <w:szCs w:val="24"/>
          <w:highlight w:val="yellow"/>
        </w:rPr>
        <w:t>WeakHashMap</w:t>
      </w:r>
      <w:proofErr w:type="spellEnd"/>
      <w:r w:rsidRPr="00CA7811">
        <w:rPr>
          <w:rFonts w:ascii="Times New Roman" w:eastAsia="Times New Roman" w:hAnsi="Times New Roman" w:cs="Times New Roman"/>
          <w:b/>
          <w:bCs/>
          <w:color w:val="000000"/>
          <w:sz w:val="24"/>
          <w:szCs w:val="24"/>
          <w:highlight w:val="yellow"/>
        </w:rPr>
        <w:t xml:space="preserve"> class in Java</w:t>
      </w:r>
    </w:p>
    <w:p w:rsidR="00CA7811" w:rsidRPr="004A5736" w:rsidRDefault="00CA7811" w:rsidP="00CA7811">
      <w:pPr>
        <w:shd w:val="clear" w:color="auto" w:fill="FFFFFF"/>
        <w:spacing w:after="144" w:line="240" w:lineRule="auto"/>
        <w:rPr>
          <w:rFonts w:ascii="Times New Roman" w:eastAsia="Times New Roman" w:hAnsi="Times New Roman" w:cs="Times New Roman"/>
          <w:color w:val="000000"/>
          <w:sz w:val="24"/>
          <w:szCs w:val="24"/>
        </w:rPr>
      </w:pPr>
      <w:proofErr w:type="spellStart"/>
      <w:r w:rsidRPr="004A5736">
        <w:rPr>
          <w:rFonts w:ascii="Times New Roman" w:eastAsia="Times New Roman" w:hAnsi="Times New Roman" w:cs="Times New Roman"/>
          <w:color w:val="000000"/>
          <w:sz w:val="24"/>
          <w:szCs w:val="24"/>
        </w:rPr>
        <w:t>WeakHashMap</w:t>
      </w:r>
      <w:proofErr w:type="spellEnd"/>
      <w:r w:rsidRPr="004A5736">
        <w:rPr>
          <w:rFonts w:ascii="Times New Roman" w:eastAsia="Times New Roman" w:hAnsi="Times New Roman" w:cs="Times New Roman"/>
          <w:color w:val="000000"/>
          <w:sz w:val="24"/>
          <w:szCs w:val="24"/>
        </w:rPr>
        <w:t xml:space="preserve"> class extends </w:t>
      </w:r>
      <w:proofErr w:type="spellStart"/>
      <w:r w:rsidRPr="004A5736">
        <w:rPr>
          <w:rFonts w:ascii="Times New Roman" w:eastAsia="Times New Roman" w:hAnsi="Times New Roman" w:cs="Times New Roman"/>
          <w:color w:val="000000"/>
          <w:sz w:val="24"/>
          <w:szCs w:val="24"/>
        </w:rPr>
        <w:t>AbstractMap</w:t>
      </w:r>
      <w:proofErr w:type="spellEnd"/>
      <w:r w:rsidRPr="004A5736">
        <w:rPr>
          <w:rFonts w:ascii="Times New Roman" w:eastAsia="Times New Roman" w:hAnsi="Times New Roman" w:cs="Times New Roman"/>
          <w:color w:val="000000"/>
          <w:sz w:val="24"/>
          <w:szCs w:val="24"/>
        </w:rPr>
        <w:t xml:space="preserve"> class that implements Map interface. The hierarchy diagram of </w:t>
      </w:r>
      <w:proofErr w:type="spellStart"/>
      <w:r w:rsidRPr="004A5736">
        <w:rPr>
          <w:rFonts w:ascii="Times New Roman" w:eastAsia="Times New Roman" w:hAnsi="Times New Roman" w:cs="Times New Roman"/>
          <w:color w:val="000000"/>
          <w:sz w:val="24"/>
          <w:szCs w:val="24"/>
        </w:rPr>
        <w:t>WeakHashMap</w:t>
      </w:r>
      <w:proofErr w:type="spellEnd"/>
      <w:r w:rsidRPr="004A5736">
        <w:rPr>
          <w:rFonts w:ascii="Times New Roman" w:eastAsia="Times New Roman" w:hAnsi="Times New Roman" w:cs="Times New Roman"/>
          <w:color w:val="000000"/>
          <w:sz w:val="24"/>
          <w:szCs w:val="24"/>
        </w:rPr>
        <w:t xml:space="preserve"> class is shown in the below figure.</w:t>
      </w:r>
    </w:p>
    <w:p w:rsidR="00CA7811" w:rsidRPr="004A5736" w:rsidRDefault="00CA7811" w:rsidP="00CA7811">
      <w:pPr>
        <w:spacing w:line="240" w:lineRule="auto"/>
        <w:rPr>
          <w:rFonts w:ascii="Times New Roman" w:hAnsi="Times New Roman" w:cs="Times New Roman"/>
          <w:b/>
          <w:color w:val="000000" w:themeColor="text1"/>
          <w:sz w:val="24"/>
          <w:szCs w:val="24"/>
        </w:rPr>
      </w:pPr>
      <w:ins w:id="931" w:author="Unknown">
        <w:r w:rsidRPr="004A5736">
          <w:rPr>
            <w:rFonts w:ascii="Times New Roman" w:eastAsia="Times New Roman" w:hAnsi="Times New Roman" w:cs="Times New Roman"/>
            <w:color w:val="000000"/>
            <w:sz w:val="24"/>
            <w:szCs w:val="24"/>
          </w:rPr>
          <w:br/>
        </w:r>
      </w:ins>
      <w:r w:rsidRPr="004A5736">
        <w:rPr>
          <w:rFonts w:ascii="Times New Roman" w:eastAsia="Times New Roman" w:hAnsi="Times New Roman" w:cs="Times New Roman"/>
          <w:noProof/>
          <w:color w:val="FF2828"/>
          <w:sz w:val="24"/>
          <w:szCs w:val="24"/>
          <w:bdr w:val="none" w:sz="0" w:space="0" w:color="auto" w:frame="1"/>
          <w:shd w:val="clear" w:color="auto" w:fill="FFFFFF"/>
          <w:lang w:val="en-IN" w:eastAsia="en-IN"/>
        </w:rPr>
        <w:drawing>
          <wp:inline distT="0" distB="0" distL="0" distR="0" wp14:anchorId="7CF3ABEA" wp14:editId="2B1736E1">
            <wp:extent cx="5713095" cy="3811270"/>
            <wp:effectExtent l="19050" t="0" r="1905" b="0"/>
            <wp:docPr id="204" name="Picture 204" descr="Java WeakHashMap hierarchy diagram">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Java WeakHashMap hierarchy diagram">
                      <a:hlinkClick r:id="rId52"/>
                    </pic:cNvPr>
                    <pic:cNvPicPr>
                      <a:picLocks noChangeAspect="1" noChangeArrowheads="1"/>
                    </pic:cNvPicPr>
                  </pic:nvPicPr>
                  <pic:blipFill>
                    <a:blip r:embed="rId53"/>
                    <a:srcRect/>
                    <a:stretch>
                      <a:fillRect/>
                    </a:stretch>
                  </pic:blipFill>
                  <pic:spPr bwMode="auto">
                    <a:xfrm>
                      <a:off x="0" y="0"/>
                      <a:ext cx="5713095" cy="3811270"/>
                    </a:xfrm>
                    <a:prstGeom prst="rect">
                      <a:avLst/>
                    </a:prstGeom>
                    <a:noFill/>
                    <a:ln w="9525">
                      <a:noFill/>
                      <a:miter lim="800000"/>
                      <a:headEnd/>
                      <a:tailEnd/>
                    </a:ln>
                  </pic:spPr>
                </pic:pic>
              </a:graphicData>
            </a:graphic>
          </wp:inline>
        </w:drawing>
      </w:r>
    </w:p>
    <w:p w:rsidR="00CA7811" w:rsidRPr="004A5736" w:rsidRDefault="00CA7811" w:rsidP="00CA7811">
      <w:pPr>
        <w:pStyle w:val="NormalWeb"/>
        <w:shd w:val="clear" w:color="auto" w:fill="FFFFFF"/>
        <w:spacing w:before="0" w:beforeAutospacing="0" w:after="144" w:afterAutospacing="0"/>
        <w:rPr>
          <w:ins w:id="932" w:author="Unknown"/>
          <w:color w:val="000000"/>
        </w:rPr>
      </w:pPr>
      <w:ins w:id="933" w:author="Unknown">
        <w:r w:rsidRPr="004A5736">
          <w:rPr>
            <w:color w:val="000000"/>
          </w:rPr>
          <w:t>Let’s understand a brief introduction about interfaces and implementation classes shown in the hierarchy diagram of Java map.</w:t>
        </w:r>
      </w:ins>
    </w:p>
    <w:p w:rsidR="00CA7811" w:rsidRPr="004A5736" w:rsidRDefault="00CA7811" w:rsidP="00CA7811">
      <w:pPr>
        <w:shd w:val="clear" w:color="auto" w:fill="FFFFFF"/>
        <w:spacing w:line="240" w:lineRule="auto"/>
        <w:rPr>
          <w:ins w:id="934" w:author="Unknown"/>
          <w:rFonts w:ascii="Times New Roman" w:hAnsi="Times New Roman" w:cs="Times New Roman"/>
          <w:color w:val="000000"/>
          <w:sz w:val="24"/>
          <w:szCs w:val="24"/>
        </w:rPr>
      </w:pPr>
      <w:ins w:id="935" w:author="Unknown">
        <w:r w:rsidRPr="004A5736">
          <w:rPr>
            <w:rFonts w:ascii="Times New Roman" w:hAnsi="Times New Roman" w:cs="Times New Roman"/>
            <w:color w:val="000000"/>
            <w:sz w:val="24"/>
            <w:szCs w:val="24"/>
          </w:rPr>
          <w:br/>
        </w:r>
        <w:r w:rsidRPr="004A5736">
          <w:rPr>
            <w:rStyle w:val="Strong"/>
            <w:rFonts w:ascii="Times New Roman" w:hAnsi="Times New Roman" w:cs="Times New Roman"/>
            <w:color w:val="000000"/>
            <w:sz w:val="24"/>
            <w:szCs w:val="24"/>
            <w:bdr w:val="none" w:sz="0" w:space="0" w:color="auto" w:frame="1"/>
          </w:rPr>
          <w:t>1. </w:t>
        </w:r>
        <w:proofErr w:type="spellStart"/>
        <w:r w:rsidRPr="004A5736">
          <w:rPr>
            <w:rStyle w:val="Strong"/>
            <w:rFonts w:ascii="Times New Roman" w:hAnsi="Times New Roman" w:cs="Times New Roman"/>
            <w:color w:val="FF0000"/>
            <w:sz w:val="24"/>
            <w:szCs w:val="24"/>
            <w:bdr w:val="none" w:sz="0" w:space="0" w:color="auto" w:frame="1"/>
          </w:rPr>
          <w:t>SortedMap</w:t>
        </w:r>
        <w:proofErr w:type="spellEnd"/>
        <w:r w:rsidRPr="004A5736">
          <w:rPr>
            <w:rStyle w:val="Strong"/>
            <w:rFonts w:ascii="Times New Roman" w:hAnsi="Times New Roman" w:cs="Times New Roman"/>
            <w:color w:val="FF0000"/>
            <w:sz w:val="24"/>
            <w:szCs w:val="24"/>
            <w:bdr w:val="none" w:sz="0" w:space="0" w:color="auto" w:frame="1"/>
          </w:rPr>
          <w:t xml:space="preserve"> Interface:</w:t>
        </w:r>
        <w:r w:rsidRPr="004A5736">
          <w:rPr>
            <w:rFonts w:ascii="Times New Roman" w:hAnsi="Times New Roman" w:cs="Times New Roman"/>
            <w:color w:val="000000"/>
            <w:sz w:val="24"/>
            <w:szCs w:val="24"/>
          </w:rPr>
          <w:t> A </w:t>
        </w:r>
        <w:proofErr w:type="spellStart"/>
        <w:r w:rsidRPr="004A5736">
          <w:rPr>
            <w:rFonts w:ascii="Times New Roman" w:hAnsi="Times New Roman" w:cs="Times New Roman"/>
            <w:color w:val="000000"/>
            <w:sz w:val="24"/>
            <w:szCs w:val="24"/>
          </w:rPr>
          <w:fldChar w:fldCharType="begin"/>
        </w:r>
        <w:r w:rsidRPr="004A5736">
          <w:rPr>
            <w:rFonts w:ascii="Times New Roman" w:hAnsi="Times New Roman" w:cs="Times New Roman"/>
            <w:color w:val="000000"/>
            <w:sz w:val="24"/>
            <w:szCs w:val="24"/>
          </w:rPr>
          <w:instrText xml:space="preserve"> HYPERLINK "https://www.scientecheasy.com/2020/12/sortedmap-in-java.html/" </w:instrText>
        </w:r>
        <w:r w:rsidRPr="004A5736">
          <w:rPr>
            <w:rFonts w:ascii="Times New Roman" w:hAnsi="Times New Roman" w:cs="Times New Roman"/>
            <w:color w:val="000000"/>
            <w:sz w:val="24"/>
            <w:szCs w:val="24"/>
          </w:rPr>
          <w:fldChar w:fldCharType="separate"/>
        </w:r>
        <w:r w:rsidRPr="004A5736">
          <w:rPr>
            <w:rStyle w:val="Hyperlink"/>
            <w:rFonts w:ascii="Times New Roman" w:hAnsi="Times New Roman" w:cs="Times New Roman"/>
            <w:color w:val="FF2828"/>
            <w:sz w:val="24"/>
            <w:szCs w:val="24"/>
            <w:bdr w:val="none" w:sz="0" w:space="0" w:color="auto" w:frame="1"/>
          </w:rPr>
          <w:t>SortedMap</w:t>
        </w:r>
        <w:proofErr w:type="spellEnd"/>
        <w:r w:rsidRPr="004A5736">
          <w:rPr>
            <w:rFonts w:ascii="Times New Roman" w:hAnsi="Times New Roman" w:cs="Times New Roman"/>
            <w:color w:val="000000"/>
            <w:sz w:val="24"/>
            <w:szCs w:val="24"/>
          </w:rPr>
          <w:fldChar w:fldCharType="end"/>
        </w:r>
        <w:r w:rsidRPr="004A5736">
          <w:rPr>
            <w:rFonts w:ascii="Times New Roman" w:hAnsi="Times New Roman" w:cs="Times New Roman"/>
            <w:color w:val="000000"/>
            <w:sz w:val="24"/>
            <w:szCs w:val="24"/>
          </w:rPr>
          <w:t xml:space="preserve"> is a </w:t>
        </w:r>
        <w:proofErr w:type="spellStart"/>
        <w:r w:rsidRPr="004A5736">
          <w:rPr>
            <w:rFonts w:ascii="Times New Roman" w:hAnsi="Times New Roman" w:cs="Times New Roman"/>
            <w:color w:val="000000"/>
            <w:sz w:val="24"/>
            <w:szCs w:val="24"/>
          </w:rPr>
          <w:t>subinterface</w:t>
        </w:r>
        <w:proofErr w:type="spellEnd"/>
        <w:r w:rsidRPr="004A5736">
          <w:rPr>
            <w:rFonts w:ascii="Times New Roman" w:hAnsi="Times New Roman" w:cs="Times New Roman"/>
            <w:color w:val="000000"/>
            <w:sz w:val="24"/>
            <w:szCs w:val="24"/>
          </w:rPr>
          <w:t xml:space="preserve"> of Map interface that extends Map interface. The entries in the map are maintained in ascending order based on the keys.</w:t>
        </w:r>
      </w:ins>
    </w:p>
    <w:p w:rsidR="00CA7811" w:rsidRPr="004A5736" w:rsidRDefault="00CA7811" w:rsidP="00CA7811">
      <w:pPr>
        <w:pStyle w:val="NormalWeb"/>
        <w:shd w:val="clear" w:color="auto" w:fill="FFFFFF"/>
        <w:spacing w:before="0" w:beforeAutospacing="0" w:after="144" w:afterAutospacing="0"/>
        <w:rPr>
          <w:ins w:id="936" w:author="Unknown"/>
          <w:color w:val="000000"/>
        </w:rPr>
      </w:pPr>
      <w:proofErr w:type="spellStart"/>
      <w:ins w:id="937" w:author="Unknown">
        <w:r w:rsidRPr="004A5736">
          <w:rPr>
            <w:color w:val="000000"/>
          </w:rPr>
          <w:t>SortedMap</w:t>
        </w:r>
        <w:proofErr w:type="spellEnd"/>
        <w:r w:rsidRPr="004A5736">
          <w:rPr>
            <w:color w:val="000000"/>
          </w:rPr>
          <w:t xml:space="preserve"> is generic and is declared like this:</w:t>
        </w:r>
      </w:ins>
    </w:p>
    <w:p w:rsidR="00CA7811" w:rsidRPr="004A5736" w:rsidRDefault="00CA7811" w:rsidP="00CA7811">
      <w:pPr>
        <w:pStyle w:val="HTMLPreformatted"/>
        <w:pBdr>
          <w:left w:val="single" w:sz="36" w:space="12" w:color="FF0000"/>
        </w:pBdr>
        <w:shd w:val="clear" w:color="auto" w:fill="403432"/>
        <w:spacing w:after="360"/>
        <w:rPr>
          <w:ins w:id="938" w:author="Unknown"/>
          <w:rFonts w:ascii="Times New Roman" w:hAnsi="Times New Roman" w:cs="Times New Roman"/>
          <w:color w:val="FFFFFF"/>
          <w:sz w:val="24"/>
          <w:szCs w:val="24"/>
        </w:rPr>
      </w:pPr>
      <w:ins w:id="939"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interface</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SortedMap</w:t>
        </w:r>
        <w:proofErr w:type="spellEnd"/>
        <w:r w:rsidRPr="004A5736">
          <w:rPr>
            <w:rFonts w:ascii="Times New Roman" w:hAnsi="Times New Roman" w:cs="Times New Roman"/>
            <w:color w:val="FFFFFF"/>
            <w:sz w:val="24"/>
            <w:szCs w:val="24"/>
          </w:rPr>
          <w:t>&lt;K, V&gt;</w:t>
        </w:r>
      </w:ins>
    </w:p>
    <w:p w:rsidR="00CA7811" w:rsidRPr="004A5736" w:rsidRDefault="00CA7811" w:rsidP="00CA7811">
      <w:pPr>
        <w:pStyle w:val="NormalWeb"/>
        <w:shd w:val="clear" w:color="auto" w:fill="FFFFFF"/>
        <w:spacing w:before="0" w:beforeAutospacing="0" w:after="144" w:afterAutospacing="0"/>
        <w:rPr>
          <w:ins w:id="940" w:author="Unknown"/>
          <w:color w:val="000000"/>
        </w:rPr>
      </w:pPr>
      <w:ins w:id="941" w:author="Unknown">
        <w:r w:rsidRPr="004A5736">
          <w:rPr>
            <w:color w:val="000000"/>
          </w:rPr>
          <w:t xml:space="preserve">The methods defined by </w:t>
        </w:r>
        <w:proofErr w:type="spellStart"/>
        <w:r w:rsidRPr="004A5736">
          <w:rPr>
            <w:color w:val="000000"/>
          </w:rPr>
          <w:t>SortedMap</w:t>
        </w:r>
        <w:proofErr w:type="spellEnd"/>
        <w:r w:rsidRPr="004A5736">
          <w:rPr>
            <w:color w:val="000000"/>
          </w:rPr>
          <w:t xml:space="preserve"> interface are </w:t>
        </w:r>
        <w:proofErr w:type="gramStart"/>
        <w:r w:rsidRPr="004A5736">
          <w:rPr>
            <w:color w:val="000000"/>
          </w:rPr>
          <w:t>comparator(</w:t>
        </w:r>
        <w:proofErr w:type="gramEnd"/>
        <w:r w:rsidRPr="004A5736">
          <w:rPr>
            <w:color w:val="000000"/>
          </w:rPr>
          <w:t xml:space="preserve">), </w:t>
        </w:r>
        <w:proofErr w:type="spellStart"/>
        <w:r w:rsidRPr="004A5736">
          <w:rPr>
            <w:color w:val="000000"/>
          </w:rPr>
          <w:t>entrySet</w:t>
        </w:r>
        <w:proofErr w:type="spellEnd"/>
        <w:r w:rsidRPr="004A5736">
          <w:rPr>
            <w:color w:val="000000"/>
          </w:rPr>
          <w:t xml:space="preserve">(), </w:t>
        </w:r>
        <w:proofErr w:type="spellStart"/>
        <w:r w:rsidRPr="004A5736">
          <w:rPr>
            <w:color w:val="000000"/>
          </w:rPr>
          <w:t>firstKey</w:t>
        </w:r>
        <w:proofErr w:type="spellEnd"/>
        <w:r w:rsidRPr="004A5736">
          <w:rPr>
            <w:color w:val="000000"/>
          </w:rPr>
          <w:t xml:space="preserve">(), </w:t>
        </w:r>
        <w:proofErr w:type="spellStart"/>
        <w:r w:rsidRPr="004A5736">
          <w:rPr>
            <w:color w:val="000000"/>
          </w:rPr>
          <w:t>headMap</w:t>
        </w:r>
        <w:proofErr w:type="spellEnd"/>
        <w:r w:rsidRPr="004A5736">
          <w:rPr>
            <w:color w:val="000000"/>
          </w:rPr>
          <w:t xml:space="preserve">(K </w:t>
        </w:r>
        <w:proofErr w:type="spellStart"/>
        <w:r w:rsidRPr="004A5736">
          <w:rPr>
            <w:color w:val="000000"/>
          </w:rPr>
          <w:t>toKey</w:t>
        </w:r>
        <w:proofErr w:type="spellEnd"/>
        <w:r w:rsidRPr="004A5736">
          <w:rPr>
            <w:color w:val="000000"/>
          </w:rPr>
          <w:t xml:space="preserve">), </w:t>
        </w:r>
        <w:proofErr w:type="spellStart"/>
        <w:r w:rsidRPr="004A5736">
          <w:rPr>
            <w:color w:val="000000"/>
          </w:rPr>
          <w:t>keySet</w:t>
        </w:r>
        <w:proofErr w:type="spellEnd"/>
        <w:r w:rsidRPr="004A5736">
          <w:rPr>
            <w:color w:val="000000"/>
          </w:rPr>
          <w:t xml:space="preserve">(). </w:t>
        </w:r>
        <w:proofErr w:type="spellStart"/>
        <w:proofErr w:type="gramStart"/>
        <w:r w:rsidRPr="004A5736">
          <w:rPr>
            <w:color w:val="000000"/>
          </w:rPr>
          <w:t>lastKey</w:t>
        </w:r>
        <w:proofErr w:type="spellEnd"/>
        <w:r w:rsidRPr="004A5736">
          <w:rPr>
            <w:color w:val="000000"/>
          </w:rPr>
          <w:t>(</w:t>
        </w:r>
        <w:proofErr w:type="gramEnd"/>
        <w:r w:rsidRPr="004A5736">
          <w:rPr>
            <w:color w:val="000000"/>
          </w:rPr>
          <w:t>), etc.</w:t>
        </w:r>
      </w:ins>
    </w:p>
    <w:p w:rsidR="00CA7811" w:rsidRPr="004A5736" w:rsidRDefault="00CA7811" w:rsidP="00CA7811">
      <w:pPr>
        <w:pStyle w:val="NormalWeb"/>
        <w:shd w:val="clear" w:color="auto" w:fill="FFFFFF"/>
        <w:spacing w:before="0" w:beforeAutospacing="0" w:after="0" w:afterAutospacing="0"/>
        <w:rPr>
          <w:ins w:id="942" w:author="Unknown"/>
          <w:color w:val="000000"/>
        </w:rPr>
      </w:pPr>
      <w:ins w:id="943" w:author="Unknown">
        <w:r w:rsidRPr="004A5736">
          <w:rPr>
            <w:rStyle w:val="Strong"/>
            <w:color w:val="000000"/>
            <w:bdr w:val="none" w:sz="0" w:space="0" w:color="auto" w:frame="1"/>
          </w:rPr>
          <w:t>2. </w:t>
        </w:r>
        <w:proofErr w:type="spellStart"/>
        <w:r w:rsidRPr="004A5736">
          <w:rPr>
            <w:rStyle w:val="Strong"/>
            <w:color w:val="FF0000"/>
            <w:bdr w:val="none" w:sz="0" w:space="0" w:color="auto" w:frame="1"/>
          </w:rPr>
          <w:t>NavigableMap</w:t>
        </w:r>
        <w:proofErr w:type="spellEnd"/>
        <w:r w:rsidRPr="004A5736">
          <w:rPr>
            <w:rStyle w:val="Strong"/>
            <w:color w:val="FF0000"/>
            <w:bdr w:val="none" w:sz="0" w:space="0" w:color="auto" w:frame="1"/>
          </w:rPr>
          <w:t xml:space="preserve"> Interface:</w:t>
        </w:r>
        <w:r w:rsidRPr="004A5736">
          <w:rPr>
            <w:color w:val="000000"/>
          </w:rPr>
          <w:t> </w:t>
        </w:r>
        <w:proofErr w:type="spellStart"/>
        <w:r w:rsidRPr="004A5736">
          <w:rPr>
            <w:color w:val="000000"/>
          </w:rPr>
          <w:fldChar w:fldCharType="begin"/>
        </w:r>
        <w:r w:rsidRPr="004A5736">
          <w:rPr>
            <w:color w:val="000000"/>
          </w:rPr>
          <w:instrText xml:space="preserve"> HYPERLINK "https://www.scientecheasy.com/2021/01/navigablemap-in-java.html/" </w:instrText>
        </w:r>
        <w:r w:rsidRPr="004A5736">
          <w:rPr>
            <w:color w:val="000000"/>
          </w:rPr>
          <w:fldChar w:fldCharType="separate"/>
        </w:r>
        <w:r w:rsidRPr="004A5736">
          <w:rPr>
            <w:rStyle w:val="Hyperlink"/>
            <w:color w:val="FF2828"/>
            <w:bdr w:val="none" w:sz="0" w:space="0" w:color="auto" w:frame="1"/>
          </w:rPr>
          <w:t>NavigableMap</w:t>
        </w:r>
        <w:proofErr w:type="spellEnd"/>
        <w:r w:rsidRPr="004A5736">
          <w:rPr>
            <w:rStyle w:val="Hyperlink"/>
            <w:color w:val="FF2828"/>
            <w:bdr w:val="none" w:sz="0" w:space="0" w:color="auto" w:frame="1"/>
          </w:rPr>
          <w:t xml:space="preserve"> interface</w:t>
        </w:r>
        <w:r w:rsidRPr="004A5736">
          <w:rPr>
            <w:color w:val="000000"/>
          </w:rPr>
          <w:fldChar w:fldCharType="end"/>
        </w:r>
        <w:r w:rsidRPr="004A5736">
          <w:rPr>
            <w:color w:val="000000"/>
          </w:rPr>
          <w:t xml:space="preserve"> is a recent addition to the Collections Framework that was added by Java 1.6 version. It extends </w:t>
        </w:r>
        <w:proofErr w:type="spellStart"/>
        <w:r w:rsidRPr="004A5736">
          <w:rPr>
            <w:color w:val="000000"/>
          </w:rPr>
          <w:t>SortedMap</w:t>
        </w:r>
        <w:proofErr w:type="spellEnd"/>
        <w:r w:rsidRPr="004A5736">
          <w:rPr>
            <w:color w:val="000000"/>
          </w:rPr>
          <w:t xml:space="preserve"> interface.</w:t>
        </w:r>
      </w:ins>
    </w:p>
    <w:p w:rsidR="00CA7811" w:rsidRPr="004A5736" w:rsidRDefault="00CA7811" w:rsidP="00CA7811">
      <w:pPr>
        <w:pStyle w:val="NormalWeb"/>
        <w:shd w:val="clear" w:color="auto" w:fill="FFFFFF"/>
        <w:spacing w:before="0" w:beforeAutospacing="0" w:after="144" w:afterAutospacing="0"/>
        <w:rPr>
          <w:ins w:id="944" w:author="Unknown"/>
          <w:color w:val="000000"/>
        </w:rPr>
      </w:pPr>
      <w:proofErr w:type="spellStart"/>
      <w:ins w:id="945" w:author="Unknown">
        <w:r w:rsidRPr="004A5736">
          <w:rPr>
            <w:color w:val="000000"/>
          </w:rPr>
          <w:t>TreeMap</w:t>
        </w:r>
        <w:proofErr w:type="spellEnd"/>
        <w:r w:rsidRPr="004A5736">
          <w:rPr>
            <w:color w:val="000000"/>
          </w:rPr>
          <w:t xml:space="preserve"> and </w:t>
        </w:r>
        <w:proofErr w:type="spellStart"/>
        <w:r w:rsidRPr="004A5736">
          <w:rPr>
            <w:color w:val="000000"/>
          </w:rPr>
          <w:t>ConcurrentSkipListMap</w:t>
        </w:r>
        <w:proofErr w:type="spellEnd"/>
        <w:r w:rsidRPr="004A5736">
          <w:rPr>
            <w:color w:val="000000"/>
          </w:rPr>
          <w:t xml:space="preserve"> classes implement the </w:t>
        </w:r>
        <w:proofErr w:type="spellStart"/>
        <w:r w:rsidRPr="004A5736">
          <w:rPr>
            <w:color w:val="000000"/>
          </w:rPr>
          <w:t>NavigableMap</w:t>
        </w:r>
        <w:proofErr w:type="spellEnd"/>
        <w:r w:rsidRPr="004A5736">
          <w:rPr>
            <w:color w:val="000000"/>
          </w:rPr>
          <w:t xml:space="preserve"> interface. As the name suggest, </w:t>
        </w:r>
        <w:proofErr w:type="spellStart"/>
        <w:r w:rsidRPr="004A5736">
          <w:rPr>
            <w:color w:val="000000"/>
          </w:rPr>
          <w:t>NavigableMap</w:t>
        </w:r>
        <w:proofErr w:type="spellEnd"/>
        <w:r w:rsidRPr="004A5736">
          <w:rPr>
            <w:color w:val="000000"/>
          </w:rPr>
          <w:t xml:space="preserve"> provides many useful methods that make Map navigation easy.</w:t>
        </w:r>
      </w:ins>
    </w:p>
    <w:p w:rsidR="00CA7811" w:rsidRPr="004A5736" w:rsidRDefault="00CA7811" w:rsidP="00CA7811">
      <w:pPr>
        <w:pStyle w:val="NormalWeb"/>
        <w:shd w:val="clear" w:color="auto" w:fill="FFFFFF"/>
        <w:spacing w:before="0" w:beforeAutospacing="0" w:after="144" w:afterAutospacing="0"/>
        <w:rPr>
          <w:ins w:id="946" w:author="Unknown"/>
          <w:color w:val="000000"/>
        </w:rPr>
      </w:pPr>
      <w:ins w:id="947" w:author="Unknown">
        <w:r w:rsidRPr="004A5736">
          <w:rPr>
            <w:color w:val="000000"/>
          </w:rPr>
          <w:t xml:space="preserve">We can retrieve entries based on the closest match to a given key. </w:t>
        </w:r>
        <w:proofErr w:type="spellStart"/>
        <w:r w:rsidRPr="004A5736">
          <w:rPr>
            <w:color w:val="000000"/>
          </w:rPr>
          <w:t>NavigableMap</w:t>
        </w:r>
        <w:proofErr w:type="spellEnd"/>
        <w:r w:rsidRPr="004A5736">
          <w:rPr>
            <w:color w:val="000000"/>
          </w:rPr>
          <w:t xml:space="preserve"> is a generic interface that can be declared like this:</w:t>
        </w:r>
      </w:ins>
    </w:p>
    <w:p w:rsidR="00CA7811" w:rsidRPr="004A5736" w:rsidRDefault="00CA7811" w:rsidP="00CA7811">
      <w:pPr>
        <w:pStyle w:val="HTMLPreformatted"/>
        <w:pBdr>
          <w:left w:val="single" w:sz="36" w:space="12" w:color="FF0000"/>
        </w:pBdr>
        <w:shd w:val="clear" w:color="auto" w:fill="403432"/>
        <w:spacing w:after="360"/>
        <w:rPr>
          <w:ins w:id="948" w:author="Unknown"/>
          <w:rFonts w:ascii="Times New Roman" w:hAnsi="Times New Roman" w:cs="Times New Roman"/>
          <w:color w:val="FFFFFF"/>
          <w:sz w:val="24"/>
          <w:szCs w:val="24"/>
        </w:rPr>
      </w:pPr>
      <w:ins w:id="949"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interface</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NavigableMap</w:t>
        </w:r>
        <w:proofErr w:type="spellEnd"/>
        <w:r w:rsidRPr="004A5736">
          <w:rPr>
            <w:rFonts w:ascii="Times New Roman" w:hAnsi="Times New Roman" w:cs="Times New Roman"/>
            <w:color w:val="FFFFFF"/>
            <w:sz w:val="24"/>
            <w:szCs w:val="24"/>
          </w:rPr>
          <w:t>&lt;K, V&gt;</w:t>
        </w:r>
      </w:ins>
    </w:p>
    <w:p w:rsidR="00CA7811" w:rsidRPr="004A5736" w:rsidRDefault="00CA7811" w:rsidP="00CA7811">
      <w:pPr>
        <w:pStyle w:val="NormalWeb"/>
        <w:shd w:val="clear" w:color="auto" w:fill="FFFFFF"/>
        <w:spacing w:before="0" w:beforeAutospacing="0" w:after="144" w:afterAutospacing="0"/>
        <w:rPr>
          <w:ins w:id="950" w:author="Unknown"/>
          <w:color w:val="000000"/>
        </w:rPr>
      </w:pPr>
      <w:ins w:id="951" w:author="Unknown">
        <w:r w:rsidRPr="004A5736">
          <w:rPr>
            <w:color w:val="000000"/>
          </w:rPr>
          <w:lastRenderedPageBreak/>
          <w:t xml:space="preserve">The methods defined by </w:t>
        </w:r>
        <w:proofErr w:type="spellStart"/>
        <w:r w:rsidRPr="004A5736">
          <w:rPr>
            <w:color w:val="000000"/>
          </w:rPr>
          <w:t>NavigableMap</w:t>
        </w:r>
        <w:proofErr w:type="spellEnd"/>
        <w:r w:rsidRPr="004A5736">
          <w:rPr>
            <w:color w:val="000000"/>
          </w:rPr>
          <w:t xml:space="preserve"> interface are </w:t>
        </w:r>
        <w:proofErr w:type="spellStart"/>
        <w:proofErr w:type="gramStart"/>
        <w:r w:rsidRPr="004A5736">
          <w:rPr>
            <w:color w:val="000000"/>
          </w:rPr>
          <w:t>ceilingEntry</w:t>
        </w:r>
        <w:proofErr w:type="spellEnd"/>
        <w:r w:rsidRPr="004A5736">
          <w:rPr>
            <w:color w:val="000000"/>
          </w:rPr>
          <w:t>(</w:t>
        </w:r>
        <w:proofErr w:type="gramEnd"/>
        <w:r w:rsidRPr="004A5736">
          <w:rPr>
            <w:color w:val="000000"/>
          </w:rPr>
          <w:t xml:space="preserve">K key), </w:t>
        </w:r>
        <w:proofErr w:type="spellStart"/>
        <w:r w:rsidRPr="004A5736">
          <w:rPr>
            <w:color w:val="000000"/>
          </w:rPr>
          <w:t>ceilingKey</w:t>
        </w:r>
        <w:proofErr w:type="spellEnd"/>
        <w:r w:rsidRPr="004A5736">
          <w:rPr>
            <w:color w:val="000000"/>
          </w:rPr>
          <w:t xml:space="preserve">(K key), </w:t>
        </w:r>
        <w:proofErr w:type="spellStart"/>
        <w:r w:rsidRPr="004A5736">
          <w:rPr>
            <w:color w:val="000000"/>
          </w:rPr>
          <w:t>descendingKeySet</w:t>
        </w:r>
        <w:proofErr w:type="spellEnd"/>
        <w:r w:rsidRPr="004A5736">
          <w:rPr>
            <w:color w:val="000000"/>
          </w:rPr>
          <w:t xml:space="preserve">(), </w:t>
        </w:r>
        <w:proofErr w:type="spellStart"/>
        <w:r w:rsidRPr="004A5736">
          <w:rPr>
            <w:color w:val="000000"/>
          </w:rPr>
          <w:t>descendingMap</w:t>
        </w:r>
        <w:proofErr w:type="spellEnd"/>
        <w:r w:rsidRPr="004A5736">
          <w:rPr>
            <w:color w:val="000000"/>
          </w:rPr>
          <w:t xml:space="preserve">(), </w:t>
        </w:r>
        <w:proofErr w:type="spellStart"/>
        <w:r w:rsidRPr="004A5736">
          <w:rPr>
            <w:color w:val="000000"/>
          </w:rPr>
          <w:t>firstEntry</w:t>
        </w:r>
        <w:proofErr w:type="spellEnd"/>
        <w:r w:rsidRPr="004A5736">
          <w:rPr>
            <w:color w:val="000000"/>
          </w:rPr>
          <w:t xml:space="preserve">(), </w:t>
        </w:r>
        <w:proofErr w:type="spellStart"/>
        <w:r w:rsidRPr="004A5736">
          <w:rPr>
            <w:color w:val="000000"/>
          </w:rPr>
          <w:t>lastEntry</w:t>
        </w:r>
        <w:proofErr w:type="spellEnd"/>
        <w:r w:rsidRPr="004A5736">
          <w:rPr>
            <w:color w:val="000000"/>
          </w:rPr>
          <w:t>(), etc.</w:t>
        </w:r>
      </w:ins>
    </w:p>
    <w:p w:rsidR="00CA7811" w:rsidRPr="004A5736" w:rsidRDefault="00CA7811" w:rsidP="00CA7811">
      <w:pPr>
        <w:pStyle w:val="NormalWeb"/>
        <w:shd w:val="clear" w:color="auto" w:fill="FFFFFF"/>
        <w:spacing w:before="0" w:beforeAutospacing="0" w:after="0" w:afterAutospacing="0"/>
        <w:textAlignment w:val="baseline"/>
        <w:rPr>
          <w:color w:val="40424E"/>
          <w:spacing w:val="2"/>
        </w:rPr>
      </w:pPr>
    </w:p>
    <w:p w:rsidR="00CA7811" w:rsidRPr="004A5736" w:rsidRDefault="00CA7811" w:rsidP="00CA7811">
      <w:pPr>
        <w:pStyle w:val="ListParagraph"/>
        <w:numPr>
          <w:ilvl w:val="0"/>
          <w:numId w:val="6"/>
        </w:numPr>
        <w:spacing w:line="240" w:lineRule="auto"/>
        <w:rPr>
          <w:rFonts w:ascii="Times New Roman" w:hAnsi="Times New Roman" w:cs="Times New Roman"/>
          <w:color w:val="40424E"/>
          <w:spacing w:val="2"/>
          <w:sz w:val="24"/>
          <w:szCs w:val="24"/>
          <w:shd w:val="clear" w:color="auto" w:fill="FFFFFF"/>
        </w:rPr>
      </w:pPr>
      <w:r w:rsidRPr="004A5736">
        <w:rPr>
          <w:rStyle w:val="Strong"/>
          <w:rFonts w:ascii="Times New Roman" w:hAnsi="Times New Roman" w:cs="Times New Roman"/>
          <w:color w:val="40424E"/>
          <w:spacing w:val="2"/>
          <w:sz w:val="24"/>
          <w:szCs w:val="24"/>
          <w:bdr w:val="none" w:sz="0" w:space="0" w:color="auto" w:frame="1"/>
          <w:shd w:val="clear" w:color="auto" w:fill="FFFFFF"/>
        </w:rPr>
        <w:t>Adding Elements:</w:t>
      </w:r>
      <w:r w:rsidRPr="004A5736">
        <w:rPr>
          <w:rFonts w:ascii="Times New Roman" w:hAnsi="Times New Roman" w:cs="Times New Roman"/>
          <w:color w:val="40424E"/>
          <w:spacing w:val="2"/>
          <w:sz w:val="24"/>
          <w:szCs w:val="24"/>
          <w:shd w:val="clear" w:color="auto" w:fill="FFFFFF"/>
        </w:rPr>
        <w:t> In order to add an element to the map, we can use the </w:t>
      </w:r>
      <w:hyperlink r:id="rId54" w:history="1">
        <w:proofErr w:type="gramStart"/>
        <w:r w:rsidRPr="004A5736">
          <w:rPr>
            <w:rStyle w:val="Hyperlink"/>
            <w:rFonts w:ascii="Times New Roman" w:hAnsi="Times New Roman" w:cs="Times New Roman"/>
            <w:spacing w:val="2"/>
            <w:sz w:val="24"/>
            <w:szCs w:val="24"/>
            <w:bdr w:val="none" w:sz="0" w:space="0" w:color="auto" w:frame="1"/>
            <w:shd w:val="clear" w:color="auto" w:fill="FFFFFF"/>
          </w:rPr>
          <w:t>put(</w:t>
        </w:r>
        <w:proofErr w:type="gramEnd"/>
        <w:r w:rsidRPr="004A5736">
          <w:rPr>
            <w:rStyle w:val="Hyperlink"/>
            <w:rFonts w:ascii="Times New Roman" w:hAnsi="Times New Roman" w:cs="Times New Roman"/>
            <w:spacing w:val="2"/>
            <w:sz w:val="24"/>
            <w:szCs w:val="24"/>
            <w:bdr w:val="none" w:sz="0" w:space="0" w:color="auto" w:frame="1"/>
            <w:shd w:val="clear" w:color="auto" w:fill="FFFFFF"/>
          </w:rPr>
          <w:t>) method</w:t>
        </w:r>
      </w:hyperlink>
      <w:r w:rsidRPr="004A5736">
        <w:rPr>
          <w:rFonts w:ascii="Times New Roman" w:hAnsi="Times New Roman" w:cs="Times New Roman"/>
          <w:color w:val="40424E"/>
          <w:spacing w:val="2"/>
          <w:sz w:val="24"/>
          <w:szCs w:val="24"/>
          <w:shd w:val="clear" w:color="auto" w:fill="FFFFFF"/>
        </w:rPr>
        <w:t xml:space="preserve">. However, the insertion order is not retained in the </w:t>
      </w:r>
      <w:proofErr w:type="spellStart"/>
      <w:r w:rsidRPr="004A5736">
        <w:rPr>
          <w:rFonts w:ascii="Times New Roman" w:hAnsi="Times New Roman" w:cs="Times New Roman"/>
          <w:color w:val="40424E"/>
          <w:spacing w:val="2"/>
          <w:sz w:val="24"/>
          <w:szCs w:val="24"/>
          <w:shd w:val="clear" w:color="auto" w:fill="FFFFFF"/>
        </w:rPr>
        <w:t>hashmap</w:t>
      </w:r>
      <w:proofErr w:type="spellEnd"/>
      <w:r w:rsidRPr="004A5736">
        <w:rPr>
          <w:rFonts w:ascii="Times New Roman" w:hAnsi="Times New Roman" w:cs="Times New Roman"/>
          <w:color w:val="40424E"/>
          <w:spacing w:val="2"/>
          <w:sz w:val="24"/>
          <w:szCs w:val="24"/>
          <w:shd w:val="clear" w:color="auto" w:fill="FFFFFF"/>
        </w:rPr>
        <w:t>. Internally, for every element, a separate hash is generated and the elements are indexed based on this hash to make it more efficient.</w:t>
      </w:r>
    </w:p>
    <w:p w:rsidR="00CA7811" w:rsidRPr="004A5736" w:rsidRDefault="00CA7811" w:rsidP="00CA7811">
      <w:pPr>
        <w:pStyle w:val="ListParagraph"/>
        <w:numPr>
          <w:ilvl w:val="0"/>
          <w:numId w:val="6"/>
        </w:numPr>
        <w:spacing w:line="240" w:lineRule="auto"/>
        <w:rPr>
          <w:rFonts w:ascii="Times New Roman" w:hAnsi="Times New Roman" w:cs="Times New Roman"/>
          <w:sz w:val="24"/>
          <w:szCs w:val="24"/>
        </w:rPr>
      </w:pPr>
      <w:r w:rsidRPr="004A5736">
        <w:rPr>
          <w:rStyle w:val="Strong"/>
          <w:rFonts w:ascii="Times New Roman" w:hAnsi="Times New Roman" w:cs="Times New Roman"/>
          <w:color w:val="40424E"/>
          <w:spacing w:val="2"/>
          <w:sz w:val="24"/>
          <w:szCs w:val="24"/>
          <w:bdr w:val="none" w:sz="0" w:space="0" w:color="auto" w:frame="1"/>
          <w:shd w:val="clear" w:color="auto" w:fill="FFFFFF"/>
        </w:rPr>
        <w:t xml:space="preserve"> Changing Elements:</w:t>
      </w:r>
      <w:r w:rsidRPr="004A5736">
        <w:rPr>
          <w:rFonts w:ascii="Times New Roman" w:hAnsi="Times New Roman" w:cs="Times New Roman"/>
          <w:color w:val="40424E"/>
          <w:spacing w:val="2"/>
          <w:sz w:val="24"/>
          <w:szCs w:val="24"/>
          <w:shd w:val="clear" w:color="auto" w:fill="FFFFFF"/>
        </w:rPr>
        <w:t> After adding the elements if we wish to change the element, it can be done by again adding the element with the </w:t>
      </w:r>
      <w:hyperlink r:id="rId55" w:history="1">
        <w:proofErr w:type="gramStart"/>
        <w:r w:rsidRPr="004A5736">
          <w:rPr>
            <w:rStyle w:val="Hyperlink"/>
            <w:rFonts w:ascii="Times New Roman" w:hAnsi="Times New Roman" w:cs="Times New Roman"/>
            <w:spacing w:val="2"/>
            <w:sz w:val="24"/>
            <w:szCs w:val="24"/>
            <w:bdr w:val="none" w:sz="0" w:space="0" w:color="auto" w:frame="1"/>
            <w:shd w:val="clear" w:color="auto" w:fill="FFFFFF"/>
          </w:rPr>
          <w:t>put(</w:t>
        </w:r>
        <w:proofErr w:type="gramEnd"/>
        <w:r w:rsidRPr="004A5736">
          <w:rPr>
            <w:rStyle w:val="Hyperlink"/>
            <w:rFonts w:ascii="Times New Roman" w:hAnsi="Times New Roman" w:cs="Times New Roman"/>
            <w:spacing w:val="2"/>
            <w:sz w:val="24"/>
            <w:szCs w:val="24"/>
            <w:bdr w:val="none" w:sz="0" w:space="0" w:color="auto" w:frame="1"/>
            <w:shd w:val="clear" w:color="auto" w:fill="FFFFFF"/>
          </w:rPr>
          <w:t>) method.</w:t>
        </w:r>
      </w:hyperlink>
      <w:r w:rsidRPr="004A5736">
        <w:rPr>
          <w:rFonts w:ascii="Times New Roman" w:hAnsi="Times New Roman" w:cs="Times New Roman"/>
          <w:color w:val="40424E"/>
          <w:spacing w:val="2"/>
          <w:sz w:val="24"/>
          <w:szCs w:val="24"/>
          <w:shd w:val="clear" w:color="auto" w:fill="FFFFFF"/>
        </w:rPr>
        <w:t> Since the elements in the map are indexed using the keys, the value of the key can be changed by simply inserting the updated value for the key for which we wish to change.</w:t>
      </w:r>
    </w:p>
    <w:p w:rsidR="00CA7811" w:rsidRPr="004A5736" w:rsidRDefault="00CA7811" w:rsidP="00CA7811">
      <w:pPr>
        <w:pStyle w:val="ListParagraph"/>
        <w:numPr>
          <w:ilvl w:val="0"/>
          <w:numId w:val="6"/>
        </w:numPr>
        <w:spacing w:line="240" w:lineRule="auto"/>
        <w:rPr>
          <w:rFonts w:ascii="Times New Roman" w:hAnsi="Times New Roman" w:cs="Times New Roman"/>
          <w:sz w:val="24"/>
          <w:szCs w:val="24"/>
        </w:rPr>
      </w:pPr>
      <w:r w:rsidRPr="004A5736">
        <w:rPr>
          <w:rStyle w:val="Strong"/>
          <w:rFonts w:ascii="Times New Roman" w:hAnsi="Times New Roman" w:cs="Times New Roman"/>
          <w:color w:val="40424E"/>
          <w:spacing w:val="2"/>
          <w:sz w:val="24"/>
          <w:szCs w:val="24"/>
          <w:bdr w:val="none" w:sz="0" w:space="0" w:color="auto" w:frame="1"/>
          <w:shd w:val="clear" w:color="auto" w:fill="FFFFFF"/>
        </w:rPr>
        <w:t xml:space="preserve"> Removing Element:</w:t>
      </w:r>
      <w:r w:rsidRPr="004A5736">
        <w:rPr>
          <w:rFonts w:ascii="Times New Roman" w:hAnsi="Times New Roman" w:cs="Times New Roman"/>
          <w:color w:val="40424E"/>
          <w:spacing w:val="2"/>
          <w:sz w:val="24"/>
          <w:szCs w:val="24"/>
          <w:shd w:val="clear" w:color="auto" w:fill="FFFFFF"/>
        </w:rPr>
        <w:t> In order to remove an element from the Map, we can use the </w:t>
      </w:r>
      <w:hyperlink r:id="rId56" w:tgtFrame="_blank" w:history="1">
        <w:proofErr w:type="gramStart"/>
        <w:r w:rsidRPr="004A5736">
          <w:rPr>
            <w:rStyle w:val="Hyperlink"/>
            <w:rFonts w:ascii="Times New Roman" w:hAnsi="Times New Roman" w:cs="Times New Roman"/>
            <w:spacing w:val="2"/>
            <w:sz w:val="24"/>
            <w:szCs w:val="24"/>
            <w:bdr w:val="none" w:sz="0" w:space="0" w:color="auto" w:frame="1"/>
            <w:shd w:val="clear" w:color="auto" w:fill="FFFFFF"/>
          </w:rPr>
          <w:t>remove(</w:t>
        </w:r>
        <w:proofErr w:type="gramEnd"/>
        <w:r w:rsidRPr="004A5736">
          <w:rPr>
            <w:rStyle w:val="Hyperlink"/>
            <w:rFonts w:ascii="Times New Roman" w:hAnsi="Times New Roman" w:cs="Times New Roman"/>
            <w:spacing w:val="2"/>
            <w:sz w:val="24"/>
            <w:szCs w:val="24"/>
            <w:bdr w:val="none" w:sz="0" w:space="0" w:color="auto" w:frame="1"/>
            <w:shd w:val="clear" w:color="auto" w:fill="FFFFFF"/>
          </w:rPr>
          <w:t>) method</w:t>
        </w:r>
      </w:hyperlink>
      <w:r w:rsidRPr="004A5736">
        <w:rPr>
          <w:rFonts w:ascii="Times New Roman" w:hAnsi="Times New Roman" w:cs="Times New Roman"/>
          <w:color w:val="40424E"/>
          <w:spacing w:val="2"/>
          <w:sz w:val="24"/>
          <w:szCs w:val="24"/>
          <w:shd w:val="clear" w:color="auto" w:fill="FFFFFF"/>
        </w:rPr>
        <w:t>. This method takes the key value and removes the mapping for a key from this map if it is present in the map.</w:t>
      </w:r>
    </w:p>
    <w:p w:rsidR="00CA7811" w:rsidRPr="004A5736" w:rsidRDefault="00CA7811" w:rsidP="00CA7811">
      <w:pPr>
        <w:pStyle w:val="ListParagraph"/>
        <w:numPr>
          <w:ilvl w:val="0"/>
          <w:numId w:val="6"/>
        </w:numPr>
        <w:spacing w:line="240" w:lineRule="auto"/>
        <w:rPr>
          <w:rFonts w:ascii="Times New Roman" w:hAnsi="Times New Roman" w:cs="Times New Roman"/>
          <w:sz w:val="24"/>
          <w:szCs w:val="24"/>
        </w:rPr>
      </w:pPr>
      <w:r w:rsidRPr="004A5736">
        <w:rPr>
          <w:rStyle w:val="Strong"/>
          <w:rFonts w:ascii="Times New Roman" w:hAnsi="Times New Roman" w:cs="Times New Roman"/>
          <w:color w:val="40424E"/>
          <w:spacing w:val="2"/>
          <w:sz w:val="24"/>
          <w:szCs w:val="24"/>
          <w:bdr w:val="none" w:sz="0" w:space="0" w:color="auto" w:frame="1"/>
          <w:shd w:val="clear" w:color="auto" w:fill="FFFFFF"/>
        </w:rPr>
        <w:t xml:space="preserve"> Iterating through the Map:</w:t>
      </w:r>
      <w:r w:rsidRPr="004A5736">
        <w:rPr>
          <w:rFonts w:ascii="Times New Roman" w:hAnsi="Times New Roman" w:cs="Times New Roman"/>
          <w:color w:val="40424E"/>
          <w:spacing w:val="2"/>
          <w:sz w:val="24"/>
          <w:szCs w:val="24"/>
          <w:shd w:val="clear" w:color="auto" w:fill="FFFFFF"/>
        </w:rPr>
        <w:t xml:space="preserve"> There are multiple ways to iterate through the Map. The most famous way is to use </w:t>
      </w:r>
      <w:proofErr w:type="gramStart"/>
      <w:r w:rsidRPr="000F4FF2">
        <w:rPr>
          <w:rFonts w:ascii="Times New Roman" w:hAnsi="Times New Roman" w:cs="Times New Roman"/>
          <w:color w:val="FF0000"/>
          <w:spacing w:val="2"/>
          <w:sz w:val="24"/>
          <w:szCs w:val="24"/>
          <w:shd w:val="clear" w:color="auto" w:fill="FFFFFF"/>
        </w:rPr>
        <w:t>a for</w:t>
      </w:r>
      <w:proofErr w:type="gramEnd"/>
      <w:r w:rsidRPr="000F4FF2">
        <w:rPr>
          <w:rFonts w:ascii="Times New Roman" w:hAnsi="Times New Roman" w:cs="Times New Roman"/>
          <w:color w:val="FF0000"/>
          <w:spacing w:val="2"/>
          <w:sz w:val="24"/>
          <w:szCs w:val="24"/>
          <w:shd w:val="clear" w:color="auto" w:fill="FFFFFF"/>
        </w:rPr>
        <w:t>-each loop and get the keys</w:t>
      </w:r>
      <w:r w:rsidRPr="004A5736">
        <w:rPr>
          <w:rFonts w:ascii="Times New Roman" w:hAnsi="Times New Roman" w:cs="Times New Roman"/>
          <w:color w:val="40424E"/>
          <w:spacing w:val="2"/>
          <w:sz w:val="24"/>
          <w:szCs w:val="24"/>
          <w:shd w:val="clear" w:color="auto" w:fill="FFFFFF"/>
        </w:rPr>
        <w:t xml:space="preserve">. The value of the key is found by using the </w:t>
      </w:r>
      <w:proofErr w:type="spellStart"/>
      <w:proofErr w:type="gramStart"/>
      <w:r w:rsidRPr="004A5736">
        <w:rPr>
          <w:rFonts w:ascii="Times New Roman" w:hAnsi="Times New Roman" w:cs="Times New Roman"/>
          <w:color w:val="40424E"/>
          <w:spacing w:val="2"/>
          <w:sz w:val="24"/>
          <w:szCs w:val="24"/>
          <w:shd w:val="clear" w:color="auto" w:fill="FFFFFF"/>
        </w:rPr>
        <w:t>getValue</w:t>
      </w:r>
      <w:proofErr w:type="spellEnd"/>
      <w:r w:rsidRPr="004A5736">
        <w:rPr>
          <w:rFonts w:ascii="Times New Roman" w:hAnsi="Times New Roman" w:cs="Times New Roman"/>
          <w:color w:val="40424E"/>
          <w:spacing w:val="2"/>
          <w:sz w:val="24"/>
          <w:szCs w:val="24"/>
          <w:shd w:val="clear" w:color="auto" w:fill="FFFFFF"/>
        </w:rPr>
        <w:t>(</w:t>
      </w:r>
      <w:proofErr w:type="gramEnd"/>
      <w:r w:rsidRPr="004A5736">
        <w:rPr>
          <w:rFonts w:ascii="Times New Roman" w:hAnsi="Times New Roman" w:cs="Times New Roman"/>
          <w:color w:val="40424E"/>
          <w:spacing w:val="2"/>
          <w:sz w:val="24"/>
          <w:szCs w:val="24"/>
          <w:shd w:val="clear" w:color="auto" w:fill="FFFFFF"/>
        </w:rPr>
        <w:t>) method.</w:t>
      </w:r>
    </w:p>
    <w:p w:rsidR="00CA7811" w:rsidRPr="004A5736" w:rsidRDefault="00CA7811" w:rsidP="00CA7811">
      <w:pPr>
        <w:shd w:val="clear" w:color="auto" w:fill="D0CECE" w:themeFill="background2" w:themeFillShade="E6"/>
        <w:spacing w:after="0" w:line="240" w:lineRule="auto"/>
        <w:textAlignment w:val="baseline"/>
        <w:rPr>
          <w:rFonts w:ascii="Times New Roman" w:eastAsia="Times New Roman" w:hAnsi="Times New Roman" w:cs="Times New Roman"/>
          <w:color w:val="40424E"/>
          <w:spacing w:val="2"/>
          <w:sz w:val="24"/>
          <w:szCs w:val="24"/>
        </w:rPr>
      </w:pPr>
      <w:r w:rsidRPr="00CA7811">
        <w:rPr>
          <w:rFonts w:ascii="Times New Roman" w:eastAsia="Times New Roman" w:hAnsi="Times New Roman" w:cs="Times New Roman"/>
          <w:b/>
          <w:bCs/>
          <w:color w:val="40424E"/>
          <w:spacing w:val="2"/>
          <w:sz w:val="24"/>
          <w:szCs w:val="24"/>
          <w:highlight w:val="yellow"/>
        </w:rPr>
        <w:t>Characteristics of a Map Interface</w:t>
      </w:r>
    </w:p>
    <w:p w:rsidR="00CA7811" w:rsidRPr="004A5736" w:rsidRDefault="00CA7811" w:rsidP="00CA7811">
      <w:pPr>
        <w:numPr>
          <w:ilvl w:val="0"/>
          <w:numId w:val="7"/>
        </w:numPr>
        <w:shd w:val="clear" w:color="auto" w:fill="FFFFFF"/>
        <w:spacing w:after="0" w:line="240" w:lineRule="auto"/>
        <w:ind w:left="326"/>
        <w:textAlignment w:val="baseline"/>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A Map cannot contain duplicate keys and each key can map to at most one value. Some implementations allow null key and null value like the </w:t>
      </w:r>
      <w:proofErr w:type="spellStart"/>
      <w:r w:rsidRPr="004A5736">
        <w:rPr>
          <w:rFonts w:ascii="Times New Roman" w:eastAsia="Times New Roman" w:hAnsi="Times New Roman" w:cs="Times New Roman"/>
          <w:color w:val="40424E"/>
          <w:spacing w:val="2"/>
          <w:sz w:val="24"/>
          <w:szCs w:val="24"/>
        </w:rPr>
        <w:fldChar w:fldCharType="begin"/>
      </w:r>
      <w:r w:rsidRPr="004A5736">
        <w:rPr>
          <w:rFonts w:ascii="Times New Roman" w:eastAsia="Times New Roman" w:hAnsi="Times New Roman" w:cs="Times New Roman"/>
          <w:color w:val="40424E"/>
          <w:spacing w:val="2"/>
          <w:sz w:val="24"/>
          <w:szCs w:val="24"/>
        </w:rPr>
        <w:instrText xml:space="preserve"> HYPERLINK "http://www.geeksforgeeks.org/java-util-hashmap-in-java/" </w:instrText>
      </w:r>
      <w:r w:rsidRPr="004A5736">
        <w:rPr>
          <w:rFonts w:ascii="Times New Roman" w:eastAsia="Times New Roman" w:hAnsi="Times New Roman" w:cs="Times New Roman"/>
          <w:color w:val="40424E"/>
          <w:spacing w:val="2"/>
          <w:sz w:val="24"/>
          <w:szCs w:val="24"/>
        </w:rPr>
        <w:fldChar w:fldCharType="separate"/>
      </w:r>
      <w:r w:rsidRPr="004A5736">
        <w:rPr>
          <w:rFonts w:ascii="Times New Roman" w:eastAsia="Times New Roman" w:hAnsi="Times New Roman" w:cs="Times New Roman"/>
          <w:color w:val="0000FF"/>
          <w:spacing w:val="2"/>
          <w:sz w:val="24"/>
          <w:szCs w:val="24"/>
          <w:u w:val="single"/>
        </w:rPr>
        <w:t>HashMap</w:t>
      </w:r>
      <w:proofErr w:type="spellEnd"/>
      <w:r w:rsidRPr="004A5736">
        <w:rPr>
          <w:rFonts w:ascii="Times New Roman" w:eastAsia="Times New Roman" w:hAnsi="Times New Roman" w:cs="Times New Roman"/>
          <w:color w:val="40424E"/>
          <w:spacing w:val="2"/>
          <w:sz w:val="24"/>
          <w:szCs w:val="24"/>
        </w:rPr>
        <w:fldChar w:fldCharType="end"/>
      </w:r>
      <w:r w:rsidRPr="004A5736">
        <w:rPr>
          <w:rFonts w:ascii="Times New Roman" w:eastAsia="Times New Roman" w:hAnsi="Times New Roman" w:cs="Times New Roman"/>
          <w:color w:val="40424E"/>
          <w:spacing w:val="2"/>
          <w:sz w:val="24"/>
          <w:szCs w:val="24"/>
        </w:rPr>
        <w:t> and </w:t>
      </w:r>
      <w:proofErr w:type="spellStart"/>
      <w:r w:rsidRPr="004A5736">
        <w:rPr>
          <w:rFonts w:ascii="Times New Roman" w:eastAsia="Times New Roman" w:hAnsi="Times New Roman" w:cs="Times New Roman"/>
          <w:color w:val="40424E"/>
          <w:spacing w:val="2"/>
          <w:sz w:val="24"/>
          <w:szCs w:val="24"/>
        </w:rPr>
        <w:fldChar w:fldCharType="begin"/>
      </w:r>
      <w:r w:rsidRPr="004A5736">
        <w:rPr>
          <w:rFonts w:ascii="Times New Roman" w:eastAsia="Times New Roman" w:hAnsi="Times New Roman" w:cs="Times New Roman"/>
          <w:color w:val="40424E"/>
          <w:spacing w:val="2"/>
          <w:sz w:val="24"/>
          <w:szCs w:val="24"/>
        </w:rPr>
        <w:instrText xml:space="preserve"> HYPERLINK "https://www.geeksforgeeks.org/linkedhashmap-class-java-examples/" </w:instrText>
      </w:r>
      <w:r w:rsidRPr="004A5736">
        <w:rPr>
          <w:rFonts w:ascii="Times New Roman" w:eastAsia="Times New Roman" w:hAnsi="Times New Roman" w:cs="Times New Roman"/>
          <w:color w:val="40424E"/>
          <w:spacing w:val="2"/>
          <w:sz w:val="24"/>
          <w:szCs w:val="24"/>
        </w:rPr>
        <w:fldChar w:fldCharType="separate"/>
      </w:r>
      <w:r w:rsidRPr="004A5736">
        <w:rPr>
          <w:rFonts w:ascii="Times New Roman" w:eastAsia="Times New Roman" w:hAnsi="Times New Roman" w:cs="Times New Roman"/>
          <w:color w:val="0000FF"/>
          <w:spacing w:val="2"/>
          <w:sz w:val="24"/>
          <w:szCs w:val="24"/>
          <w:u w:val="single"/>
        </w:rPr>
        <w:t>LinkedHashMap</w:t>
      </w:r>
      <w:proofErr w:type="spellEnd"/>
      <w:r w:rsidRPr="004A5736">
        <w:rPr>
          <w:rFonts w:ascii="Times New Roman" w:eastAsia="Times New Roman" w:hAnsi="Times New Roman" w:cs="Times New Roman"/>
          <w:color w:val="40424E"/>
          <w:spacing w:val="2"/>
          <w:sz w:val="24"/>
          <w:szCs w:val="24"/>
        </w:rPr>
        <w:fldChar w:fldCharType="end"/>
      </w:r>
      <w:r w:rsidRPr="004A5736">
        <w:rPr>
          <w:rFonts w:ascii="Times New Roman" w:eastAsia="Times New Roman" w:hAnsi="Times New Roman" w:cs="Times New Roman"/>
          <w:color w:val="40424E"/>
          <w:spacing w:val="2"/>
          <w:sz w:val="24"/>
          <w:szCs w:val="24"/>
        </w:rPr>
        <w:t>, but some do not like the </w:t>
      </w:r>
      <w:proofErr w:type="spellStart"/>
      <w:r w:rsidRPr="004A5736">
        <w:rPr>
          <w:rFonts w:ascii="Times New Roman" w:eastAsia="Times New Roman" w:hAnsi="Times New Roman" w:cs="Times New Roman"/>
          <w:color w:val="40424E"/>
          <w:spacing w:val="2"/>
          <w:sz w:val="24"/>
          <w:szCs w:val="24"/>
        </w:rPr>
        <w:fldChar w:fldCharType="begin"/>
      </w:r>
      <w:r w:rsidRPr="004A5736">
        <w:rPr>
          <w:rFonts w:ascii="Times New Roman" w:eastAsia="Times New Roman" w:hAnsi="Times New Roman" w:cs="Times New Roman"/>
          <w:color w:val="40424E"/>
          <w:spacing w:val="2"/>
          <w:sz w:val="24"/>
          <w:szCs w:val="24"/>
        </w:rPr>
        <w:instrText xml:space="preserve"> HYPERLINK "https://www.geeksforgeeks.org/treemap-in-java/" </w:instrText>
      </w:r>
      <w:r w:rsidRPr="004A5736">
        <w:rPr>
          <w:rFonts w:ascii="Times New Roman" w:eastAsia="Times New Roman" w:hAnsi="Times New Roman" w:cs="Times New Roman"/>
          <w:color w:val="40424E"/>
          <w:spacing w:val="2"/>
          <w:sz w:val="24"/>
          <w:szCs w:val="24"/>
        </w:rPr>
        <w:fldChar w:fldCharType="separate"/>
      </w:r>
      <w:r w:rsidRPr="004A5736">
        <w:rPr>
          <w:rFonts w:ascii="Times New Roman" w:eastAsia="Times New Roman" w:hAnsi="Times New Roman" w:cs="Times New Roman"/>
          <w:color w:val="0000FF"/>
          <w:spacing w:val="2"/>
          <w:sz w:val="24"/>
          <w:szCs w:val="24"/>
          <w:u w:val="single"/>
        </w:rPr>
        <w:t>TreeMap</w:t>
      </w:r>
      <w:proofErr w:type="spellEnd"/>
      <w:r w:rsidRPr="004A5736">
        <w:rPr>
          <w:rFonts w:ascii="Times New Roman" w:eastAsia="Times New Roman" w:hAnsi="Times New Roman" w:cs="Times New Roman"/>
          <w:color w:val="40424E"/>
          <w:spacing w:val="2"/>
          <w:sz w:val="24"/>
          <w:szCs w:val="24"/>
        </w:rPr>
        <w:fldChar w:fldCharType="end"/>
      </w:r>
      <w:r w:rsidRPr="004A5736">
        <w:rPr>
          <w:rFonts w:ascii="Times New Roman" w:eastAsia="Times New Roman" w:hAnsi="Times New Roman" w:cs="Times New Roman"/>
          <w:color w:val="40424E"/>
          <w:spacing w:val="2"/>
          <w:sz w:val="24"/>
          <w:szCs w:val="24"/>
        </w:rPr>
        <w:t>.</w:t>
      </w:r>
    </w:p>
    <w:p w:rsidR="00CA7811" w:rsidRPr="004A5736" w:rsidRDefault="00CA7811" w:rsidP="00CA7811">
      <w:pPr>
        <w:numPr>
          <w:ilvl w:val="0"/>
          <w:numId w:val="7"/>
        </w:numPr>
        <w:shd w:val="clear" w:color="auto" w:fill="FFFFFF"/>
        <w:spacing w:after="0" w:line="240" w:lineRule="auto"/>
        <w:ind w:left="326"/>
        <w:textAlignment w:val="baseline"/>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The order of a map depends on the specific implementations. For example, </w:t>
      </w:r>
      <w:proofErr w:type="spellStart"/>
      <w:r w:rsidRPr="004A5736">
        <w:rPr>
          <w:rFonts w:ascii="Times New Roman" w:eastAsia="Times New Roman" w:hAnsi="Times New Roman" w:cs="Times New Roman"/>
          <w:color w:val="40424E"/>
          <w:spacing w:val="2"/>
          <w:sz w:val="24"/>
          <w:szCs w:val="24"/>
        </w:rPr>
        <w:fldChar w:fldCharType="begin"/>
      </w:r>
      <w:r w:rsidRPr="004A5736">
        <w:rPr>
          <w:rFonts w:ascii="Times New Roman" w:eastAsia="Times New Roman" w:hAnsi="Times New Roman" w:cs="Times New Roman"/>
          <w:color w:val="40424E"/>
          <w:spacing w:val="2"/>
          <w:sz w:val="24"/>
          <w:szCs w:val="24"/>
        </w:rPr>
        <w:instrText xml:space="preserve"> HYPERLINK "https://www.geeksforgeeks.org/treemap-in-java/" </w:instrText>
      </w:r>
      <w:r w:rsidRPr="004A5736">
        <w:rPr>
          <w:rFonts w:ascii="Times New Roman" w:eastAsia="Times New Roman" w:hAnsi="Times New Roman" w:cs="Times New Roman"/>
          <w:color w:val="40424E"/>
          <w:spacing w:val="2"/>
          <w:sz w:val="24"/>
          <w:szCs w:val="24"/>
        </w:rPr>
        <w:fldChar w:fldCharType="separate"/>
      </w:r>
      <w:r w:rsidRPr="004A5736">
        <w:rPr>
          <w:rFonts w:ascii="Times New Roman" w:eastAsia="Times New Roman" w:hAnsi="Times New Roman" w:cs="Times New Roman"/>
          <w:color w:val="0000FF"/>
          <w:spacing w:val="2"/>
          <w:sz w:val="24"/>
          <w:szCs w:val="24"/>
          <w:u w:val="single"/>
        </w:rPr>
        <w:t>TreeMap</w:t>
      </w:r>
      <w:proofErr w:type="spellEnd"/>
      <w:r w:rsidRPr="004A5736">
        <w:rPr>
          <w:rFonts w:ascii="Times New Roman" w:eastAsia="Times New Roman" w:hAnsi="Times New Roman" w:cs="Times New Roman"/>
          <w:color w:val="40424E"/>
          <w:spacing w:val="2"/>
          <w:sz w:val="24"/>
          <w:szCs w:val="24"/>
        </w:rPr>
        <w:fldChar w:fldCharType="end"/>
      </w:r>
      <w:r w:rsidRPr="004A5736">
        <w:rPr>
          <w:rFonts w:ascii="Times New Roman" w:eastAsia="Times New Roman" w:hAnsi="Times New Roman" w:cs="Times New Roman"/>
          <w:color w:val="40424E"/>
          <w:spacing w:val="2"/>
          <w:sz w:val="24"/>
          <w:szCs w:val="24"/>
        </w:rPr>
        <w:t> and </w:t>
      </w:r>
      <w:proofErr w:type="spellStart"/>
      <w:r w:rsidRPr="004A5736">
        <w:rPr>
          <w:rFonts w:ascii="Times New Roman" w:eastAsia="Times New Roman" w:hAnsi="Times New Roman" w:cs="Times New Roman"/>
          <w:color w:val="40424E"/>
          <w:spacing w:val="2"/>
          <w:sz w:val="24"/>
          <w:szCs w:val="24"/>
        </w:rPr>
        <w:fldChar w:fldCharType="begin"/>
      </w:r>
      <w:r w:rsidRPr="004A5736">
        <w:rPr>
          <w:rFonts w:ascii="Times New Roman" w:eastAsia="Times New Roman" w:hAnsi="Times New Roman" w:cs="Times New Roman"/>
          <w:color w:val="40424E"/>
          <w:spacing w:val="2"/>
          <w:sz w:val="24"/>
          <w:szCs w:val="24"/>
        </w:rPr>
        <w:instrText xml:space="preserve"> HYPERLINK "https://www.geeksforgeeks.org/linkedhashmap-class-java-examples/" </w:instrText>
      </w:r>
      <w:r w:rsidRPr="004A5736">
        <w:rPr>
          <w:rFonts w:ascii="Times New Roman" w:eastAsia="Times New Roman" w:hAnsi="Times New Roman" w:cs="Times New Roman"/>
          <w:color w:val="40424E"/>
          <w:spacing w:val="2"/>
          <w:sz w:val="24"/>
          <w:szCs w:val="24"/>
        </w:rPr>
        <w:fldChar w:fldCharType="separate"/>
      </w:r>
      <w:r w:rsidRPr="004A5736">
        <w:rPr>
          <w:rFonts w:ascii="Times New Roman" w:eastAsia="Times New Roman" w:hAnsi="Times New Roman" w:cs="Times New Roman"/>
          <w:color w:val="0000FF"/>
          <w:spacing w:val="2"/>
          <w:sz w:val="24"/>
          <w:szCs w:val="24"/>
          <w:u w:val="single"/>
        </w:rPr>
        <w:t>LinkedHashMap</w:t>
      </w:r>
      <w:proofErr w:type="spellEnd"/>
      <w:r w:rsidRPr="004A5736">
        <w:rPr>
          <w:rFonts w:ascii="Times New Roman" w:eastAsia="Times New Roman" w:hAnsi="Times New Roman" w:cs="Times New Roman"/>
          <w:color w:val="40424E"/>
          <w:spacing w:val="2"/>
          <w:sz w:val="24"/>
          <w:szCs w:val="24"/>
        </w:rPr>
        <w:fldChar w:fldCharType="end"/>
      </w:r>
      <w:r w:rsidRPr="004A5736">
        <w:rPr>
          <w:rFonts w:ascii="Times New Roman" w:eastAsia="Times New Roman" w:hAnsi="Times New Roman" w:cs="Times New Roman"/>
          <w:color w:val="40424E"/>
          <w:spacing w:val="2"/>
          <w:sz w:val="24"/>
          <w:szCs w:val="24"/>
        </w:rPr>
        <w:t> have predictable order, while </w:t>
      </w:r>
      <w:proofErr w:type="spellStart"/>
      <w:r w:rsidRPr="004A5736">
        <w:rPr>
          <w:rFonts w:ascii="Times New Roman" w:eastAsia="Times New Roman" w:hAnsi="Times New Roman" w:cs="Times New Roman"/>
          <w:color w:val="40424E"/>
          <w:spacing w:val="2"/>
          <w:sz w:val="24"/>
          <w:szCs w:val="24"/>
        </w:rPr>
        <w:fldChar w:fldCharType="begin"/>
      </w:r>
      <w:r w:rsidRPr="004A5736">
        <w:rPr>
          <w:rFonts w:ascii="Times New Roman" w:eastAsia="Times New Roman" w:hAnsi="Times New Roman" w:cs="Times New Roman"/>
          <w:color w:val="40424E"/>
          <w:spacing w:val="2"/>
          <w:sz w:val="24"/>
          <w:szCs w:val="24"/>
        </w:rPr>
        <w:instrText xml:space="preserve"> HYPERLINK "http://www.geeksforgeeks.org/java-util-hashmap-in-java/" </w:instrText>
      </w:r>
      <w:r w:rsidRPr="004A5736">
        <w:rPr>
          <w:rFonts w:ascii="Times New Roman" w:eastAsia="Times New Roman" w:hAnsi="Times New Roman" w:cs="Times New Roman"/>
          <w:color w:val="40424E"/>
          <w:spacing w:val="2"/>
          <w:sz w:val="24"/>
          <w:szCs w:val="24"/>
        </w:rPr>
        <w:fldChar w:fldCharType="separate"/>
      </w:r>
      <w:r w:rsidRPr="004A5736">
        <w:rPr>
          <w:rFonts w:ascii="Times New Roman" w:eastAsia="Times New Roman" w:hAnsi="Times New Roman" w:cs="Times New Roman"/>
          <w:color w:val="0000FF"/>
          <w:spacing w:val="2"/>
          <w:sz w:val="24"/>
          <w:szCs w:val="24"/>
          <w:u w:val="single"/>
        </w:rPr>
        <w:t>HashMap</w:t>
      </w:r>
      <w:proofErr w:type="spellEnd"/>
      <w:r w:rsidRPr="004A5736">
        <w:rPr>
          <w:rFonts w:ascii="Times New Roman" w:eastAsia="Times New Roman" w:hAnsi="Times New Roman" w:cs="Times New Roman"/>
          <w:color w:val="40424E"/>
          <w:spacing w:val="2"/>
          <w:sz w:val="24"/>
          <w:szCs w:val="24"/>
        </w:rPr>
        <w:fldChar w:fldCharType="end"/>
      </w:r>
      <w:r w:rsidRPr="004A5736">
        <w:rPr>
          <w:rFonts w:ascii="Times New Roman" w:eastAsia="Times New Roman" w:hAnsi="Times New Roman" w:cs="Times New Roman"/>
          <w:color w:val="40424E"/>
          <w:spacing w:val="2"/>
          <w:sz w:val="24"/>
          <w:szCs w:val="24"/>
        </w:rPr>
        <w:t> does not.</w:t>
      </w:r>
    </w:p>
    <w:p w:rsidR="00CA7811" w:rsidRPr="004A5736" w:rsidRDefault="00CA7811" w:rsidP="00CA7811">
      <w:pPr>
        <w:numPr>
          <w:ilvl w:val="0"/>
          <w:numId w:val="7"/>
        </w:numPr>
        <w:shd w:val="clear" w:color="auto" w:fill="FFFFFF"/>
        <w:spacing w:after="0" w:line="240" w:lineRule="auto"/>
        <w:ind w:left="326"/>
        <w:textAlignment w:val="baseline"/>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There are two interfaces for implementing Map in java. They are, Map and </w:t>
      </w:r>
      <w:proofErr w:type="spellStart"/>
      <w:r w:rsidRPr="004A5736">
        <w:rPr>
          <w:rFonts w:ascii="Times New Roman" w:eastAsia="Times New Roman" w:hAnsi="Times New Roman" w:cs="Times New Roman"/>
          <w:color w:val="40424E"/>
          <w:spacing w:val="2"/>
          <w:sz w:val="24"/>
          <w:szCs w:val="24"/>
        </w:rPr>
        <w:fldChar w:fldCharType="begin"/>
      </w:r>
      <w:r w:rsidRPr="004A5736">
        <w:rPr>
          <w:rFonts w:ascii="Times New Roman" w:eastAsia="Times New Roman" w:hAnsi="Times New Roman" w:cs="Times New Roman"/>
          <w:color w:val="40424E"/>
          <w:spacing w:val="2"/>
          <w:sz w:val="24"/>
          <w:szCs w:val="24"/>
        </w:rPr>
        <w:instrText xml:space="preserve"> HYPERLINK "https://www.geeksforgeeks.org/sortedmap-java-examples/" </w:instrText>
      </w:r>
      <w:r w:rsidRPr="004A5736">
        <w:rPr>
          <w:rFonts w:ascii="Times New Roman" w:eastAsia="Times New Roman" w:hAnsi="Times New Roman" w:cs="Times New Roman"/>
          <w:color w:val="40424E"/>
          <w:spacing w:val="2"/>
          <w:sz w:val="24"/>
          <w:szCs w:val="24"/>
        </w:rPr>
        <w:fldChar w:fldCharType="separate"/>
      </w:r>
      <w:r w:rsidRPr="004A5736">
        <w:rPr>
          <w:rFonts w:ascii="Times New Roman" w:eastAsia="Times New Roman" w:hAnsi="Times New Roman" w:cs="Times New Roman"/>
          <w:color w:val="0000FF"/>
          <w:spacing w:val="2"/>
          <w:sz w:val="24"/>
          <w:szCs w:val="24"/>
          <w:u w:val="single"/>
        </w:rPr>
        <w:t>SortedMap</w:t>
      </w:r>
      <w:proofErr w:type="spellEnd"/>
      <w:r w:rsidRPr="004A5736">
        <w:rPr>
          <w:rFonts w:ascii="Times New Roman" w:eastAsia="Times New Roman" w:hAnsi="Times New Roman" w:cs="Times New Roman"/>
          <w:color w:val="40424E"/>
          <w:spacing w:val="2"/>
          <w:sz w:val="24"/>
          <w:szCs w:val="24"/>
        </w:rPr>
        <w:fldChar w:fldCharType="end"/>
      </w:r>
      <w:r w:rsidRPr="004A5736">
        <w:rPr>
          <w:rFonts w:ascii="Times New Roman" w:eastAsia="Times New Roman" w:hAnsi="Times New Roman" w:cs="Times New Roman"/>
          <w:color w:val="40424E"/>
          <w:spacing w:val="2"/>
          <w:sz w:val="24"/>
          <w:szCs w:val="24"/>
        </w:rPr>
        <w:t xml:space="preserve">, and three classes: </w:t>
      </w:r>
      <w:proofErr w:type="spellStart"/>
      <w:r w:rsidRPr="004A5736">
        <w:rPr>
          <w:rFonts w:ascii="Times New Roman" w:eastAsia="Times New Roman" w:hAnsi="Times New Roman" w:cs="Times New Roman"/>
          <w:color w:val="40424E"/>
          <w:spacing w:val="2"/>
          <w:sz w:val="24"/>
          <w:szCs w:val="24"/>
        </w:rPr>
        <w:t>HashMap</w:t>
      </w:r>
      <w:proofErr w:type="spellEnd"/>
      <w:r w:rsidRPr="004A5736">
        <w:rPr>
          <w:rFonts w:ascii="Times New Roman" w:eastAsia="Times New Roman" w:hAnsi="Times New Roman" w:cs="Times New Roman"/>
          <w:color w:val="40424E"/>
          <w:spacing w:val="2"/>
          <w:sz w:val="24"/>
          <w:szCs w:val="24"/>
        </w:rPr>
        <w:t xml:space="preserve">, </w:t>
      </w:r>
      <w:proofErr w:type="spellStart"/>
      <w:r w:rsidRPr="004A5736">
        <w:rPr>
          <w:rFonts w:ascii="Times New Roman" w:eastAsia="Times New Roman" w:hAnsi="Times New Roman" w:cs="Times New Roman"/>
          <w:color w:val="40424E"/>
          <w:spacing w:val="2"/>
          <w:sz w:val="24"/>
          <w:szCs w:val="24"/>
        </w:rPr>
        <w:t>TreeMap</w:t>
      </w:r>
      <w:proofErr w:type="spellEnd"/>
      <w:r w:rsidRPr="004A5736">
        <w:rPr>
          <w:rFonts w:ascii="Times New Roman" w:eastAsia="Times New Roman" w:hAnsi="Times New Roman" w:cs="Times New Roman"/>
          <w:color w:val="40424E"/>
          <w:spacing w:val="2"/>
          <w:sz w:val="24"/>
          <w:szCs w:val="24"/>
        </w:rPr>
        <w:t xml:space="preserve"> and </w:t>
      </w:r>
      <w:proofErr w:type="spellStart"/>
      <w:r w:rsidRPr="004A5736">
        <w:rPr>
          <w:rFonts w:ascii="Times New Roman" w:eastAsia="Times New Roman" w:hAnsi="Times New Roman" w:cs="Times New Roman"/>
          <w:color w:val="40424E"/>
          <w:spacing w:val="2"/>
          <w:sz w:val="24"/>
          <w:szCs w:val="24"/>
        </w:rPr>
        <w:t>LinkedHashMap</w:t>
      </w:r>
      <w:proofErr w:type="spellEnd"/>
      <w:r w:rsidRPr="004A5736">
        <w:rPr>
          <w:rFonts w:ascii="Times New Roman" w:eastAsia="Times New Roman" w:hAnsi="Times New Roman" w:cs="Times New Roman"/>
          <w:color w:val="40424E"/>
          <w:spacing w:val="2"/>
          <w:sz w:val="24"/>
          <w:szCs w:val="24"/>
        </w:rPr>
        <w:t>.</w:t>
      </w:r>
    </w:p>
    <w:p w:rsidR="00CA7811" w:rsidRPr="004A5736" w:rsidRDefault="00CA7811" w:rsidP="00CA7811">
      <w:pPr>
        <w:shd w:val="clear" w:color="auto" w:fill="FFFFFF"/>
        <w:spacing w:after="0" w:line="240" w:lineRule="auto"/>
        <w:textAlignment w:val="baseline"/>
        <w:rPr>
          <w:rFonts w:ascii="Times New Roman" w:eastAsia="Times New Roman" w:hAnsi="Times New Roman" w:cs="Times New Roman"/>
          <w:color w:val="40424E"/>
          <w:spacing w:val="2"/>
          <w:sz w:val="24"/>
          <w:szCs w:val="24"/>
        </w:rPr>
      </w:pPr>
      <w:r w:rsidRPr="00CA7811">
        <w:rPr>
          <w:rFonts w:ascii="Times New Roman" w:eastAsia="Times New Roman" w:hAnsi="Times New Roman" w:cs="Times New Roman"/>
          <w:b/>
          <w:bCs/>
          <w:color w:val="40424E"/>
          <w:spacing w:val="2"/>
          <w:sz w:val="24"/>
          <w:szCs w:val="24"/>
          <w:highlight w:val="yellow"/>
        </w:rPr>
        <w:t>Why and When to use Maps?</w:t>
      </w:r>
    </w:p>
    <w:p w:rsidR="00CA7811" w:rsidRPr="004A5736" w:rsidRDefault="00CA7811" w:rsidP="00CA7811">
      <w:pPr>
        <w:shd w:val="clear" w:color="auto" w:fill="FFFFFF"/>
        <w:spacing w:after="136" w:line="240" w:lineRule="auto"/>
        <w:textAlignment w:val="baseline"/>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FF0000"/>
          <w:spacing w:val="2"/>
          <w:sz w:val="24"/>
          <w:szCs w:val="24"/>
        </w:rPr>
        <w:t>Maps are perfect to use for key-value association mapping such as dictionaries</w:t>
      </w:r>
      <w:r w:rsidRPr="004A5736">
        <w:rPr>
          <w:rFonts w:ascii="Times New Roman" w:eastAsia="Times New Roman" w:hAnsi="Times New Roman" w:cs="Times New Roman"/>
          <w:color w:val="40424E"/>
          <w:spacing w:val="2"/>
          <w:sz w:val="24"/>
          <w:szCs w:val="24"/>
        </w:rPr>
        <w:t>. The maps are used to perform lookups by keys or when someone wants to retrieve and update elements by keys. Some examples are:</w:t>
      </w:r>
    </w:p>
    <w:p w:rsidR="00CA7811" w:rsidRPr="004A5736" w:rsidRDefault="00CA7811" w:rsidP="00CA7811">
      <w:pPr>
        <w:numPr>
          <w:ilvl w:val="0"/>
          <w:numId w:val="8"/>
        </w:numPr>
        <w:shd w:val="clear" w:color="auto" w:fill="FFFFFF"/>
        <w:spacing w:after="0" w:line="240" w:lineRule="auto"/>
        <w:ind w:left="326"/>
        <w:textAlignment w:val="baseline"/>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A map of error codes and their descriptions.</w:t>
      </w:r>
    </w:p>
    <w:p w:rsidR="00CA7811" w:rsidRPr="004A5736" w:rsidRDefault="00CA7811" w:rsidP="00CA7811">
      <w:pPr>
        <w:numPr>
          <w:ilvl w:val="0"/>
          <w:numId w:val="8"/>
        </w:numPr>
        <w:shd w:val="clear" w:color="auto" w:fill="FFFFFF"/>
        <w:spacing w:after="0" w:line="240" w:lineRule="auto"/>
        <w:ind w:left="326"/>
        <w:textAlignment w:val="baseline"/>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A map of zip codes and cities.</w:t>
      </w:r>
    </w:p>
    <w:p w:rsidR="00CA7811" w:rsidRPr="004A5736" w:rsidRDefault="00CA7811" w:rsidP="00CA7811">
      <w:pPr>
        <w:numPr>
          <w:ilvl w:val="0"/>
          <w:numId w:val="8"/>
        </w:numPr>
        <w:shd w:val="clear" w:color="auto" w:fill="FFFFFF"/>
        <w:spacing w:after="0" w:line="240" w:lineRule="auto"/>
        <w:ind w:left="326"/>
        <w:textAlignment w:val="baseline"/>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A map of managers and employees. Each manager (key) is associated with a list of employees (value) he manages.</w:t>
      </w:r>
    </w:p>
    <w:p w:rsidR="00CA7811" w:rsidRPr="004A5736" w:rsidRDefault="00CA7811" w:rsidP="00CA7811">
      <w:pPr>
        <w:numPr>
          <w:ilvl w:val="0"/>
          <w:numId w:val="8"/>
        </w:numPr>
        <w:shd w:val="clear" w:color="auto" w:fill="FFFFFF"/>
        <w:spacing w:after="0" w:line="240" w:lineRule="auto"/>
        <w:ind w:left="326"/>
        <w:textAlignment w:val="baseline"/>
        <w:rPr>
          <w:rFonts w:ascii="Times New Roman" w:eastAsia="Times New Roman" w:hAnsi="Times New Roman" w:cs="Times New Roman"/>
          <w:color w:val="40424E"/>
          <w:spacing w:val="2"/>
          <w:sz w:val="24"/>
          <w:szCs w:val="24"/>
        </w:rPr>
      </w:pPr>
      <w:r w:rsidRPr="004A5736">
        <w:rPr>
          <w:rFonts w:ascii="Times New Roman" w:eastAsia="Times New Roman" w:hAnsi="Times New Roman" w:cs="Times New Roman"/>
          <w:color w:val="40424E"/>
          <w:spacing w:val="2"/>
          <w:sz w:val="24"/>
          <w:szCs w:val="24"/>
        </w:rPr>
        <w:t>A map of classes and students. Each class (key) is associated with a list of students (value).</w:t>
      </w:r>
    </w:p>
    <w:p w:rsidR="00CA7811" w:rsidRPr="004A5736" w:rsidRDefault="00CA7811" w:rsidP="00CA7811">
      <w:pPr>
        <w:pStyle w:val="Heading2"/>
        <w:shd w:val="clear" w:color="auto" w:fill="FFFFFF"/>
        <w:spacing w:before="0"/>
        <w:textAlignment w:val="baseline"/>
        <w:rPr>
          <w:color w:val="40424E"/>
          <w:spacing w:val="2"/>
          <w:sz w:val="24"/>
          <w:szCs w:val="24"/>
        </w:rPr>
      </w:pPr>
      <w:r w:rsidRPr="00CA7811">
        <w:rPr>
          <w:color w:val="40424E"/>
          <w:spacing w:val="2"/>
          <w:sz w:val="24"/>
          <w:szCs w:val="24"/>
          <w:highlight w:val="yellow"/>
        </w:rPr>
        <w:t>Classes which implement the Map interface</w:t>
      </w:r>
    </w:p>
    <w:p w:rsidR="00CA7811" w:rsidRDefault="00CA7811" w:rsidP="00CA7811">
      <w:pPr>
        <w:spacing w:line="240" w:lineRule="auto"/>
        <w:rPr>
          <w:rFonts w:ascii="Times New Roman" w:hAnsi="Times New Roman" w:cs="Times New Roman"/>
          <w:color w:val="40424E"/>
          <w:spacing w:val="2"/>
          <w:sz w:val="24"/>
          <w:szCs w:val="24"/>
          <w:shd w:val="clear" w:color="auto" w:fill="FFFFFF"/>
        </w:rPr>
      </w:pPr>
      <w:r w:rsidRPr="004A5736">
        <w:rPr>
          <w:rStyle w:val="Strong"/>
          <w:rFonts w:ascii="Times New Roman" w:hAnsi="Times New Roman" w:cs="Times New Roman"/>
          <w:color w:val="40424E"/>
          <w:spacing w:val="2"/>
          <w:sz w:val="24"/>
          <w:szCs w:val="24"/>
          <w:bdr w:val="none" w:sz="0" w:space="0" w:color="auto" w:frame="1"/>
          <w:shd w:val="clear" w:color="auto" w:fill="FFFFFF"/>
        </w:rPr>
        <w:t>1. </w:t>
      </w:r>
      <w:proofErr w:type="spellStart"/>
      <w:r w:rsidRPr="004A5736">
        <w:rPr>
          <w:rStyle w:val="Strong"/>
          <w:rFonts w:ascii="Times New Roman" w:hAnsi="Times New Roman" w:cs="Times New Roman"/>
          <w:color w:val="40424E"/>
          <w:spacing w:val="2"/>
          <w:sz w:val="24"/>
          <w:szCs w:val="24"/>
          <w:bdr w:val="none" w:sz="0" w:space="0" w:color="auto" w:frame="1"/>
          <w:shd w:val="clear" w:color="auto" w:fill="FFFFFF"/>
        </w:rPr>
        <w:fldChar w:fldCharType="begin"/>
      </w:r>
      <w:r w:rsidRPr="004A5736">
        <w:rPr>
          <w:rStyle w:val="Strong"/>
          <w:rFonts w:ascii="Times New Roman" w:hAnsi="Times New Roman" w:cs="Times New Roman"/>
          <w:color w:val="40424E"/>
          <w:spacing w:val="2"/>
          <w:sz w:val="24"/>
          <w:szCs w:val="24"/>
          <w:bdr w:val="none" w:sz="0" w:space="0" w:color="auto" w:frame="1"/>
          <w:shd w:val="clear" w:color="auto" w:fill="FFFFFF"/>
        </w:rPr>
        <w:instrText xml:space="preserve"> HYPERLINK "https://www.geeksforgeeks.org/java-util-hashmap-in-java-with-examples/" \t "_blank" </w:instrText>
      </w:r>
      <w:r w:rsidRPr="004A5736">
        <w:rPr>
          <w:rStyle w:val="Strong"/>
          <w:rFonts w:ascii="Times New Roman" w:hAnsi="Times New Roman" w:cs="Times New Roman"/>
          <w:color w:val="40424E"/>
          <w:spacing w:val="2"/>
          <w:sz w:val="24"/>
          <w:szCs w:val="24"/>
          <w:bdr w:val="none" w:sz="0" w:space="0" w:color="auto" w:frame="1"/>
          <w:shd w:val="clear" w:color="auto" w:fill="FFFFFF"/>
        </w:rPr>
        <w:fldChar w:fldCharType="separate"/>
      </w:r>
      <w:r w:rsidRPr="004A5736">
        <w:rPr>
          <w:rStyle w:val="Hyperlink"/>
          <w:rFonts w:ascii="Times New Roman" w:hAnsi="Times New Roman" w:cs="Times New Roman"/>
          <w:spacing w:val="2"/>
          <w:sz w:val="24"/>
          <w:szCs w:val="24"/>
          <w:bdr w:val="none" w:sz="0" w:space="0" w:color="auto" w:frame="1"/>
          <w:shd w:val="clear" w:color="auto" w:fill="FFFFFF"/>
        </w:rPr>
        <w:t>HashMap</w:t>
      </w:r>
      <w:proofErr w:type="spellEnd"/>
      <w:r w:rsidRPr="004A5736">
        <w:rPr>
          <w:rStyle w:val="Hyperlink"/>
          <w:rFonts w:ascii="Times New Roman" w:hAnsi="Times New Roman" w:cs="Times New Roman"/>
          <w:spacing w:val="2"/>
          <w:sz w:val="24"/>
          <w:szCs w:val="24"/>
          <w:bdr w:val="none" w:sz="0" w:space="0" w:color="auto" w:frame="1"/>
          <w:shd w:val="clear" w:color="auto" w:fill="FFFFFF"/>
        </w:rPr>
        <w:t>:</w:t>
      </w:r>
      <w:r w:rsidRPr="004A5736">
        <w:rPr>
          <w:rStyle w:val="Strong"/>
          <w:rFonts w:ascii="Times New Roman" w:hAnsi="Times New Roman" w:cs="Times New Roman"/>
          <w:color w:val="40424E"/>
          <w:spacing w:val="2"/>
          <w:sz w:val="24"/>
          <w:szCs w:val="24"/>
          <w:bdr w:val="none" w:sz="0" w:space="0" w:color="auto" w:frame="1"/>
          <w:shd w:val="clear" w:color="auto" w:fill="FFFFFF"/>
        </w:rPr>
        <w:fldChar w:fldCharType="end"/>
      </w:r>
      <w:r w:rsidRPr="004A5736">
        <w:rPr>
          <w:rFonts w:ascii="Times New Roman" w:hAnsi="Times New Roman" w:cs="Times New Roman"/>
          <w:color w:val="40424E"/>
          <w:spacing w:val="2"/>
          <w:sz w:val="24"/>
          <w:szCs w:val="24"/>
          <w:shd w:val="clear" w:color="auto" w:fill="FFFFFF"/>
        </w:rPr>
        <w:t> </w:t>
      </w:r>
      <w:proofErr w:type="spellStart"/>
      <w:r w:rsidRPr="004A5736">
        <w:rPr>
          <w:rFonts w:ascii="Times New Roman" w:hAnsi="Times New Roman" w:cs="Times New Roman"/>
          <w:color w:val="40424E"/>
          <w:spacing w:val="2"/>
          <w:sz w:val="24"/>
          <w:szCs w:val="24"/>
          <w:shd w:val="clear" w:color="auto" w:fill="FFFFFF"/>
        </w:rPr>
        <w:t>HashMap</w:t>
      </w:r>
      <w:proofErr w:type="spellEnd"/>
      <w:r w:rsidRPr="004A5736">
        <w:rPr>
          <w:rFonts w:ascii="Times New Roman" w:hAnsi="Times New Roman" w:cs="Times New Roman"/>
          <w:color w:val="40424E"/>
          <w:spacing w:val="2"/>
          <w:sz w:val="24"/>
          <w:szCs w:val="24"/>
          <w:shd w:val="clear" w:color="auto" w:fill="FFFFFF"/>
        </w:rPr>
        <w:t xml:space="preserve"> is a part of Java’s collection since Java 1.2. It provides the basic implementation of the Map interface of Java. It stores the data in (Key, Value) pairs. To access a value one must know its key. This class uses a technique called </w:t>
      </w:r>
      <w:hyperlink r:id="rId57" w:history="1">
        <w:r w:rsidRPr="004A5736">
          <w:rPr>
            <w:rStyle w:val="Hyperlink"/>
            <w:rFonts w:ascii="Times New Roman" w:hAnsi="Times New Roman" w:cs="Times New Roman"/>
            <w:spacing w:val="2"/>
            <w:sz w:val="24"/>
            <w:szCs w:val="24"/>
            <w:bdr w:val="none" w:sz="0" w:space="0" w:color="auto" w:frame="1"/>
            <w:shd w:val="clear" w:color="auto" w:fill="FFFFFF"/>
          </w:rPr>
          <w:t>Hashing</w:t>
        </w:r>
      </w:hyperlink>
      <w:r w:rsidRPr="004A5736">
        <w:rPr>
          <w:rFonts w:ascii="Times New Roman" w:hAnsi="Times New Roman" w:cs="Times New Roman"/>
          <w:color w:val="40424E"/>
          <w:spacing w:val="2"/>
          <w:sz w:val="24"/>
          <w:szCs w:val="24"/>
          <w:shd w:val="clear" w:color="auto" w:fill="FFFFFF"/>
        </w:rPr>
        <w:t>. Hashing is a technique of converting a large String to small String that represents the same String. A shorter value helps in indexing and faster searches.</w:t>
      </w:r>
    </w:p>
    <w:p w:rsidR="00CA7811" w:rsidRPr="004A5736" w:rsidRDefault="00CA7811" w:rsidP="00CA7811">
      <w:pPr>
        <w:spacing w:line="240" w:lineRule="auto"/>
        <w:rPr>
          <w:rFonts w:ascii="Times New Roman" w:hAnsi="Times New Roman" w:cs="Times New Roman"/>
          <w:color w:val="40424E"/>
          <w:spacing w:val="2"/>
          <w:sz w:val="24"/>
          <w:szCs w:val="24"/>
          <w:bdr w:val="none" w:sz="0" w:space="0" w:color="auto" w:frame="1"/>
          <w:shd w:val="clear" w:color="auto" w:fill="FFFFFF"/>
        </w:rPr>
      </w:pPr>
      <w:r w:rsidRPr="004A5736">
        <w:rPr>
          <w:rStyle w:val="Strong"/>
          <w:rFonts w:ascii="Times New Roman" w:hAnsi="Times New Roman" w:cs="Times New Roman"/>
          <w:color w:val="40424E"/>
          <w:spacing w:val="2"/>
          <w:sz w:val="24"/>
          <w:szCs w:val="24"/>
          <w:bdr w:val="none" w:sz="0" w:space="0" w:color="auto" w:frame="1"/>
          <w:shd w:val="clear" w:color="auto" w:fill="FFFFFF"/>
        </w:rPr>
        <w:t>2. </w:t>
      </w:r>
      <w:proofErr w:type="spellStart"/>
      <w:r w:rsidRPr="004A5736">
        <w:rPr>
          <w:rStyle w:val="Strong"/>
          <w:rFonts w:ascii="Times New Roman" w:hAnsi="Times New Roman" w:cs="Times New Roman"/>
          <w:color w:val="40424E"/>
          <w:spacing w:val="2"/>
          <w:sz w:val="24"/>
          <w:szCs w:val="24"/>
          <w:bdr w:val="none" w:sz="0" w:space="0" w:color="auto" w:frame="1"/>
          <w:shd w:val="clear" w:color="auto" w:fill="FFFFFF"/>
        </w:rPr>
        <w:fldChar w:fldCharType="begin"/>
      </w:r>
      <w:r w:rsidRPr="004A5736">
        <w:rPr>
          <w:rStyle w:val="Strong"/>
          <w:rFonts w:ascii="Times New Roman" w:hAnsi="Times New Roman" w:cs="Times New Roman"/>
          <w:color w:val="40424E"/>
          <w:spacing w:val="2"/>
          <w:sz w:val="24"/>
          <w:szCs w:val="24"/>
          <w:bdr w:val="none" w:sz="0" w:space="0" w:color="auto" w:frame="1"/>
          <w:shd w:val="clear" w:color="auto" w:fill="FFFFFF"/>
        </w:rPr>
        <w:instrText xml:space="preserve"> HYPERLINK "https://www.geeksforgeeks.org/linkedhashmap-class-java-examples/" \t "_blank" </w:instrText>
      </w:r>
      <w:r w:rsidRPr="004A5736">
        <w:rPr>
          <w:rStyle w:val="Strong"/>
          <w:rFonts w:ascii="Times New Roman" w:hAnsi="Times New Roman" w:cs="Times New Roman"/>
          <w:color w:val="40424E"/>
          <w:spacing w:val="2"/>
          <w:sz w:val="24"/>
          <w:szCs w:val="24"/>
          <w:bdr w:val="none" w:sz="0" w:space="0" w:color="auto" w:frame="1"/>
          <w:shd w:val="clear" w:color="auto" w:fill="FFFFFF"/>
        </w:rPr>
        <w:fldChar w:fldCharType="separate"/>
      </w:r>
      <w:r w:rsidRPr="004A5736">
        <w:rPr>
          <w:rStyle w:val="Hyperlink"/>
          <w:rFonts w:ascii="Times New Roman" w:hAnsi="Times New Roman" w:cs="Times New Roman"/>
          <w:spacing w:val="2"/>
          <w:sz w:val="24"/>
          <w:szCs w:val="24"/>
          <w:bdr w:val="none" w:sz="0" w:space="0" w:color="auto" w:frame="1"/>
          <w:shd w:val="clear" w:color="auto" w:fill="FFFFFF"/>
        </w:rPr>
        <w:t>LinkedHashMap</w:t>
      </w:r>
      <w:proofErr w:type="spellEnd"/>
      <w:r w:rsidRPr="004A5736">
        <w:rPr>
          <w:rStyle w:val="Hyperlink"/>
          <w:rFonts w:ascii="Times New Roman" w:hAnsi="Times New Roman" w:cs="Times New Roman"/>
          <w:spacing w:val="2"/>
          <w:sz w:val="24"/>
          <w:szCs w:val="24"/>
          <w:bdr w:val="none" w:sz="0" w:space="0" w:color="auto" w:frame="1"/>
          <w:shd w:val="clear" w:color="auto" w:fill="FFFFFF"/>
        </w:rPr>
        <w:t>:</w:t>
      </w:r>
      <w:r w:rsidRPr="004A5736">
        <w:rPr>
          <w:rStyle w:val="Strong"/>
          <w:rFonts w:ascii="Times New Roman" w:hAnsi="Times New Roman" w:cs="Times New Roman"/>
          <w:color w:val="40424E"/>
          <w:spacing w:val="2"/>
          <w:sz w:val="24"/>
          <w:szCs w:val="24"/>
          <w:bdr w:val="none" w:sz="0" w:space="0" w:color="auto" w:frame="1"/>
          <w:shd w:val="clear" w:color="auto" w:fill="FFFFFF"/>
        </w:rPr>
        <w:fldChar w:fldCharType="end"/>
      </w:r>
      <w:r w:rsidRPr="004A5736">
        <w:rPr>
          <w:rFonts w:ascii="Times New Roman" w:hAnsi="Times New Roman" w:cs="Times New Roman"/>
          <w:color w:val="40424E"/>
          <w:spacing w:val="2"/>
          <w:sz w:val="24"/>
          <w:szCs w:val="24"/>
          <w:shd w:val="clear" w:color="auto" w:fill="FFFFFF"/>
        </w:rPr>
        <w:t> </w:t>
      </w:r>
      <w:proofErr w:type="spellStart"/>
      <w:r w:rsidRPr="004A5736">
        <w:rPr>
          <w:rFonts w:ascii="Times New Roman" w:hAnsi="Times New Roman" w:cs="Times New Roman"/>
          <w:color w:val="40424E"/>
          <w:spacing w:val="2"/>
          <w:sz w:val="24"/>
          <w:szCs w:val="24"/>
          <w:shd w:val="clear" w:color="auto" w:fill="FFFFFF"/>
        </w:rPr>
        <w:t>LinkedHashMap</w:t>
      </w:r>
      <w:proofErr w:type="spellEnd"/>
      <w:r w:rsidRPr="004A5736">
        <w:rPr>
          <w:rFonts w:ascii="Times New Roman" w:hAnsi="Times New Roman" w:cs="Times New Roman"/>
          <w:color w:val="40424E"/>
          <w:spacing w:val="2"/>
          <w:sz w:val="24"/>
          <w:szCs w:val="24"/>
          <w:shd w:val="clear" w:color="auto" w:fill="FFFFFF"/>
        </w:rPr>
        <w:t xml:space="preserve"> is just like </w:t>
      </w:r>
      <w:proofErr w:type="spellStart"/>
      <w:r w:rsidRPr="004A5736">
        <w:rPr>
          <w:rFonts w:ascii="Times New Roman" w:hAnsi="Times New Roman" w:cs="Times New Roman"/>
          <w:color w:val="40424E"/>
          <w:spacing w:val="2"/>
          <w:sz w:val="24"/>
          <w:szCs w:val="24"/>
          <w:shd w:val="clear" w:color="auto" w:fill="FFFFFF"/>
        </w:rPr>
        <w:t>HashMap</w:t>
      </w:r>
      <w:proofErr w:type="spellEnd"/>
      <w:r w:rsidRPr="004A5736">
        <w:rPr>
          <w:rFonts w:ascii="Times New Roman" w:hAnsi="Times New Roman" w:cs="Times New Roman"/>
          <w:color w:val="40424E"/>
          <w:spacing w:val="2"/>
          <w:sz w:val="24"/>
          <w:szCs w:val="24"/>
          <w:shd w:val="clear" w:color="auto" w:fill="FFFFFF"/>
        </w:rPr>
        <w:t xml:space="preserve"> with an additional feature of maintaining an order of elements inserted into it. </w:t>
      </w:r>
      <w:proofErr w:type="spellStart"/>
      <w:r w:rsidRPr="004A5736">
        <w:rPr>
          <w:rFonts w:ascii="Times New Roman" w:hAnsi="Times New Roman" w:cs="Times New Roman"/>
          <w:color w:val="40424E"/>
          <w:spacing w:val="2"/>
          <w:sz w:val="24"/>
          <w:szCs w:val="24"/>
          <w:shd w:val="clear" w:color="auto" w:fill="FFFFFF"/>
        </w:rPr>
        <w:t>HashMap</w:t>
      </w:r>
      <w:proofErr w:type="spellEnd"/>
      <w:r w:rsidRPr="004A5736">
        <w:rPr>
          <w:rFonts w:ascii="Times New Roman" w:hAnsi="Times New Roman" w:cs="Times New Roman"/>
          <w:color w:val="40424E"/>
          <w:spacing w:val="2"/>
          <w:sz w:val="24"/>
          <w:szCs w:val="24"/>
          <w:shd w:val="clear" w:color="auto" w:fill="FFFFFF"/>
        </w:rPr>
        <w:t xml:space="preserve"> provided the advantage of quick insertion, search and deletion but it never maintained the track and order of insertion which the </w:t>
      </w:r>
      <w:proofErr w:type="spellStart"/>
      <w:r w:rsidRPr="004A5736">
        <w:rPr>
          <w:rFonts w:ascii="Times New Roman" w:hAnsi="Times New Roman" w:cs="Times New Roman"/>
          <w:color w:val="40424E"/>
          <w:spacing w:val="2"/>
          <w:sz w:val="24"/>
          <w:szCs w:val="24"/>
          <w:shd w:val="clear" w:color="auto" w:fill="FFFFFF"/>
        </w:rPr>
        <w:t>LinkedHashMap</w:t>
      </w:r>
      <w:proofErr w:type="spellEnd"/>
      <w:r w:rsidRPr="004A5736">
        <w:rPr>
          <w:rFonts w:ascii="Times New Roman" w:hAnsi="Times New Roman" w:cs="Times New Roman"/>
          <w:color w:val="40424E"/>
          <w:spacing w:val="2"/>
          <w:sz w:val="24"/>
          <w:szCs w:val="24"/>
          <w:shd w:val="clear" w:color="auto" w:fill="FFFFFF"/>
        </w:rPr>
        <w:t xml:space="preserve"> provides where the elements can be accessed in their insertion order.</w:t>
      </w:r>
      <w:r w:rsidRPr="004A5736">
        <w:rPr>
          <w:rFonts w:ascii="Times New Roman" w:hAnsi="Times New Roman" w:cs="Times New Roman"/>
          <w:color w:val="40424E"/>
          <w:spacing w:val="2"/>
          <w:sz w:val="24"/>
          <w:szCs w:val="24"/>
          <w:bdr w:val="none" w:sz="0" w:space="0" w:color="auto" w:frame="1"/>
          <w:shd w:val="clear" w:color="auto" w:fill="FFFFFF"/>
        </w:rPr>
        <w:t xml:space="preserve"> </w:t>
      </w:r>
    </w:p>
    <w:p w:rsidR="00CA7811" w:rsidRPr="004A5736" w:rsidRDefault="00CA7811" w:rsidP="00CA7811">
      <w:pPr>
        <w:spacing w:line="240" w:lineRule="auto"/>
        <w:rPr>
          <w:rFonts w:ascii="Times New Roman" w:hAnsi="Times New Roman" w:cs="Times New Roman"/>
          <w:sz w:val="24"/>
          <w:szCs w:val="24"/>
        </w:rPr>
      </w:pPr>
      <w:r w:rsidRPr="004A5736">
        <w:rPr>
          <w:rStyle w:val="Strong"/>
          <w:rFonts w:ascii="Times New Roman" w:hAnsi="Times New Roman" w:cs="Times New Roman"/>
          <w:color w:val="40424E"/>
          <w:spacing w:val="2"/>
          <w:sz w:val="24"/>
          <w:szCs w:val="24"/>
          <w:bdr w:val="none" w:sz="0" w:space="0" w:color="auto" w:frame="1"/>
          <w:shd w:val="clear" w:color="auto" w:fill="FFFFFF"/>
        </w:rPr>
        <w:lastRenderedPageBreak/>
        <w:t>3. </w:t>
      </w:r>
      <w:proofErr w:type="spellStart"/>
      <w:r w:rsidRPr="004A5736">
        <w:rPr>
          <w:rStyle w:val="Strong"/>
          <w:rFonts w:ascii="Times New Roman" w:hAnsi="Times New Roman" w:cs="Times New Roman"/>
          <w:color w:val="40424E"/>
          <w:spacing w:val="2"/>
          <w:sz w:val="24"/>
          <w:szCs w:val="24"/>
          <w:bdr w:val="none" w:sz="0" w:space="0" w:color="auto" w:frame="1"/>
          <w:shd w:val="clear" w:color="auto" w:fill="FFFFFF"/>
        </w:rPr>
        <w:fldChar w:fldCharType="begin"/>
      </w:r>
      <w:r w:rsidRPr="004A5736">
        <w:rPr>
          <w:rStyle w:val="Strong"/>
          <w:rFonts w:ascii="Times New Roman" w:hAnsi="Times New Roman" w:cs="Times New Roman"/>
          <w:color w:val="40424E"/>
          <w:spacing w:val="2"/>
          <w:sz w:val="24"/>
          <w:szCs w:val="24"/>
          <w:bdr w:val="none" w:sz="0" w:space="0" w:color="auto" w:frame="1"/>
          <w:shd w:val="clear" w:color="auto" w:fill="FFFFFF"/>
        </w:rPr>
        <w:instrText xml:space="preserve"> HYPERLINK "https://www.geeksforgeeks.org/treemap-in-java/" \t "_blank" </w:instrText>
      </w:r>
      <w:r w:rsidRPr="004A5736">
        <w:rPr>
          <w:rStyle w:val="Strong"/>
          <w:rFonts w:ascii="Times New Roman" w:hAnsi="Times New Roman" w:cs="Times New Roman"/>
          <w:color w:val="40424E"/>
          <w:spacing w:val="2"/>
          <w:sz w:val="24"/>
          <w:szCs w:val="24"/>
          <w:bdr w:val="none" w:sz="0" w:space="0" w:color="auto" w:frame="1"/>
          <w:shd w:val="clear" w:color="auto" w:fill="FFFFFF"/>
        </w:rPr>
        <w:fldChar w:fldCharType="separate"/>
      </w:r>
      <w:r w:rsidRPr="004A5736">
        <w:rPr>
          <w:rStyle w:val="Hyperlink"/>
          <w:rFonts w:ascii="Times New Roman" w:hAnsi="Times New Roman" w:cs="Times New Roman"/>
          <w:spacing w:val="2"/>
          <w:sz w:val="24"/>
          <w:szCs w:val="24"/>
          <w:bdr w:val="none" w:sz="0" w:space="0" w:color="auto" w:frame="1"/>
          <w:shd w:val="clear" w:color="auto" w:fill="FFFFFF"/>
        </w:rPr>
        <w:t>TreeMap</w:t>
      </w:r>
      <w:proofErr w:type="spellEnd"/>
      <w:r w:rsidRPr="004A5736">
        <w:rPr>
          <w:rStyle w:val="Strong"/>
          <w:rFonts w:ascii="Times New Roman" w:hAnsi="Times New Roman" w:cs="Times New Roman"/>
          <w:color w:val="40424E"/>
          <w:spacing w:val="2"/>
          <w:sz w:val="24"/>
          <w:szCs w:val="24"/>
          <w:bdr w:val="none" w:sz="0" w:space="0" w:color="auto" w:frame="1"/>
          <w:shd w:val="clear" w:color="auto" w:fill="FFFFFF"/>
        </w:rPr>
        <w:fldChar w:fldCharType="end"/>
      </w:r>
      <w:r w:rsidRPr="004A5736">
        <w:rPr>
          <w:rStyle w:val="Strong"/>
          <w:rFonts w:ascii="Times New Roman" w:hAnsi="Times New Roman" w:cs="Times New Roman"/>
          <w:color w:val="40424E"/>
          <w:spacing w:val="2"/>
          <w:sz w:val="24"/>
          <w:szCs w:val="24"/>
          <w:bdr w:val="none" w:sz="0" w:space="0" w:color="auto" w:frame="1"/>
          <w:shd w:val="clear" w:color="auto" w:fill="FFFFFF"/>
        </w:rPr>
        <w:t>:</w:t>
      </w:r>
      <w:r w:rsidRPr="004A5736">
        <w:rPr>
          <w:rFonts w:ascii="Times New Roman" w:hAnsi="Times New Roman" w:cs="Times New Roman"/>
          <w:color w:val="40424E"/>
          <w:spacing w:val="2"/>
          <w:sz w:val="24"/>
          <w:szCs w:val="24"/>
          <w:shd w:val="clear" w:color="auto" w:fill="FFFFFF"/>
        </w:rPr>
        <w:t xml:space="preserve"> The </w:t>
      </w:r>
      <w:proofErr w:type="spellStart"/>
      <w:r w:rsidRPr="004A5736">
        <w:rPr>
          <w:rFonts w:ascii="Times New Roman" w:hAnsi="Times New Roman" w:cs="Times New Roman"/>
          <w:color w:val="40424E"/>
          <w:spacing w:val="2"/>
          <w:sz w:val="24"/>
          <w:szCs w:val="24"/>
          <w:shd w:val="clear" w:color="auto" w:fill="FFFFFF"/>
        </w:rPr>
        <w:t>TreeMap</w:t>
      </w:r>
      <w:proofErr w:type="spellEnd"/>
      <w:r w:rsidRPr="004A5736">
        <w:rPr>
          <w:rFonts w:ascii="Times New Roman" w:hAnsi="Times New Roman" w:cs="Times New Roman"/>
          <w:color w:val="40424E"/>
          <w:spacing w:val="2"/>
          <w:sz w:val="24"/>
          <w:szCs w:val="24"/>
          <w:shd w:val="clear" w:color="auto" w:fill="FFFFFF"/>
        </w:rPr>
        <w:t xml:space="preserve"> in Java is used to implement Map interface and </w:t>
      </w:r>
      <w:proofErr w:type="spellStart"/>
      <w:r w:rsidRPr="004A5736">
        <w:rPr>
          <w:rFonts w:ascii="Times New Roman" w:hAnsi="Times New Roman" w:cs="Times New Roman"/>
          <w:color w:val="40424E"/>
          <w:spacing w:val="2"/>
          <w:sz w:val="24"/>
          <w:szCs w:val="24"/>
          <w:shd w:val="clear" w:color="auto" w:fill="FFFFFF"/>
        </w:rPr>
        <w:t>NavigableMap</w:t>
      </w:r>
      <w:proofErr w:type="spellEnd"/>
      <w:r w:rsidRPr="004A5736">
        <w:rPr>
          <w:rFonts w:ascii="Times New Roman" w:hAnsi="Times New Roman" w:cs="Times New Roman"/>
          <w:color w:val="40424E"/>
          <w:spacing w:val="2"/>
          <w:sz w:val="24"/>
          <w:szCs w:val="24"/>
          <w:shd w:val="clear" w:color="auto" w:fill="FFFFFF"/>
        </w:rPr>
        <w:t xml:space="preserve"> along with the Abstract Class. The map is sorted according to the natural ordering of its keys, or by a Comparator provided at map creation time, depending on which constructor is used. This proves to be an efficient way of sorting and storing the key-value pairs. The storing order maintained by the </w:t>
      </w:r>
      <w:proofErr w:type="spellStart"/>
      <w:r w:rsidRPr="004A5736">
        <w:rPr>
          <w:rFonts w:ascii="Times New Roman" w:hAnsi="Times New Roman" w:cs="Times New Roman"/>
          <w:color w:val="40424E"/>
          <w:spacing w:val="2"/>
          <w:sz w:val="24"/>
          <w:szCs w:val="24"/>
          <w:shd w:val="clear" w:color="auto" w:fill="FFFFFF"/>
        </w:rPr>
        <w:t>treemap</w:t>
      </w:r>
      <w:proofErr w:type="spellEnd"/>
      <w:r w:rsidRPr="004A5736">
        <w:rPr>
          <w:rFonts w:ascii="Times New Roman" w:hAnsi="Times New Roman" w:cs="Times New Roman"/>
          <w:color w:val="40424E"/>
          <w:spacing w:val="2"/>
          <w:sz w:val="24"/>
          <w:szCs w:val="24"/>
          <w:shd w:val="clear" w:color="auto" w:fill="FFFFFF"/>
        </w:rPr>
        <w:t xml:space="preserve"> must be consistent with equals just like any other sorted map, irrespective of the explicit comparators. </w:t>
      </w:r>
    </w:p>
    <w:p w:rsidR="00CA7811" w:rsidRPr="004A5736" w:rsidRDefault="00CA7811" w:rsidP="00CA7811">
      <w:pPr>
        <w:pStyle w:val="Heading2"/>
        <w:shd w:val="clear" w:color="auto" w:fill="FFFFFF"/>
        <w:spacing w:before="230" w:beforeAutospacing="0" w:after="230" w:afterAutospacing="0"/>
        <w:rPr>
          <w:ins w:id="952" w:author="Unknown"/>
          <w:color w:val="000000"/>
          <w:sz w:val="24"/>
          <w:szCs w:val="24"/>
        </w:rPr>
      </w:pPr>
      <w:ins w:id="953" w:author="Unknown">
        <w:r w:rsidRPr="00CA7811">
          <w:rPr>
            <w:color w:val="000000"/>
            <w:sz w:val="24"/>
            <w:szCs w:val="24"/>
            <w:highlight w:val="yellow"/>
          </w:rPr>
          <w:t>Map Implementation Classes</w:t>
        </w:r>
      </w:ins>
    </w:p>
    <w:p w:rsidR="00CA7811" w:rsidRPr="004A5736" w:rsidRDefault="00CA7811" w:rsidP="00CA7811">
      <w:pPr>
        <w:pStyle w:val="NormalWeb"/>
        <w:shd w:val="clear" w:color="auto" w:fill="FFFFFF"/>
        <w:spacing w:before="0" w:beforeAutospacing="0" w:after="144" w:afterAutospacing="0"/>
        <w:rPr>
          <w:ins w:id="954" w:author="Unknown"/>
          <w:color w:val="000000"/>
        </w:rPr>
      </w:pPr>
      <w:ins w:id="955" w:author="Unknown">
        <w:r w:rsidRPr="004A5736">
          <w:rPr>
            <w:color w:val="000000"/>
          </w:rPr>
          <w:t>The collection class library has several classes that provide implementations of map interface in Java. They are as follows:</w:t>
        </w:r>
      </w:ins>
    </w:p>
    <w:p w:rsidR="00CA7811" w:rsidRPr="004A5736" w:rsidRDefault="00CA7811" w:rsidP="00CA7811">
      <w:pPr>
        <w:pStyle w:val="NormalWeb"/>
        <w:shd w:val="clear" w:color="auto" w:fill="FFFFFF"/>
        <w:spacing w:before="0" w:beforeAutospacing="0" w:after="0" w:afterAutospacing="0"/>
        <w:rPr>
          <w:ins w:id="956" w:author="Unknown"/>
          <w:color w:val="000000"/>
        </w:rPr>
      </w:pPr>
      <w:ins w:id="957" w:author="Unknown">
        <w:r w:rsidRPr="004A5736">
          <w:rPr>
            <w:rStyle w:val="Strong"/>
            <w:color w:val="000000"/>
            <w:bdr w:val="none" w:sz="0" w:space="0" w:color="auto" w:frame="1"/>
          </w:rPr>
          <w:t>1. </w:t>
        </w:r>
        <w:proofErr w:type="spellStart"/>
        <w:r w:rsidRPr="004A5736">
          <w:rPr>
            <w:rStyle w:val="Strong"/>
            <w:color w:val="FF0000"/>
            <w:bdr w:val="none" w:sz="0" w:space="0" w:color="auto" w:frame="1"/>
          </w:rPr>
          <w:t>AbstractMap</w:t>
        </w:r>
        <w:proofErr w:type="spellEnd"/>
        <w:r w:rsidRPr="004A5736">
          <w:rPr>
            <w:rStyle w:val="Strong"/>
            <w:color w:val="FF0000"/>
            <w:bdr w:val="none" w:sz="0" w:space="0" w:color="auto" w:frame="1"/>
          </w:rPr>
          <w:t>:</w:t>
        </w:r>
        <w:r w:rsidRPr="004A5736">
          <w:rPr>
            <w:color w:val="000000"/>
          </w:rPr>
          <w:t xml:space="preserve"> It is an abstract class that implements map interface. It is the parent class of all concrete map implementation classes such as </w:t>
        </w:r>
        <w:proofErr w:type="spellStart"/>
        <w:r w:rsidRPr="004A5736">
          <w:rPr>
            <w:color w:val="000000"/>
          </w:rPr>
          <w:t>HashMap</w:t>
        </w:r>
        <w:proofErr w:type="spellEnd"/>
        <w:r w:rsidRPr="004A5736">
          <w:rPr>
            <w:color w:val="000000"/>
          </w:rPr>
          <w:t xml:space="preserve">, </w:t>
        </w:r>
        <w:proofErr w:type="spellStart"/>
        <w:r w:rsidRPr="004A5736">
          <w:rPr>
            <w:color w:val="000000"/>
          </w:rPr>
          <w:t>TreeMap</w:t>
        </w:r>
        <w:proofErr w:type="spellEnd"/>
        <w:r w:rsidRPr="004A5736">
          <w:rPr>
            <w:color w:val="000000"/>
          </w:rPr>
          <w:t xml:space="preserve">, and </w:t>
        </w:r>
        <w:proofErr w:type="spellStart"/>
        <w:r w:rsidRPr="004A5736">
          <w:rPr>
            <w:color w:val="000000"/>
          </w:rPr>
          <w:t>LinkedHashMap</w:t>
        </w:r>
        <w:proofErr w:type="spellEnd"/>
        <w:r w:rsidRPr="004A5736">
          <w:rPr>
            <w:color w:val="000000"/>
          </w:rPr>
          <w:t xml:space="preserve">. It implements all methods in Map interface except </w:t>
        </w:r>
        <w:proofErr w:type="spellStart"/>
        <w:proofErr w:type="gramStart"/>
        <w:r w:rsidRPr="004A5736">
          <w:rPr>
            <w:color w:val="000000"/>
          </w:rPr>
          <w:t>entrySet</w:t>
        </w:r>
        <w:proofErr w:type="spellEnd"/>
        <w:r w:rsidRPr="004A5736">
          <w:rPr>
            <w:color w:val="000000"/>
          </w:rPr>
          <w:t>(</w:t>
        </w:r>
        <w:proofErr w:type="gramEnd"/>
        <w:r w:rsidRPr="004A5736">
          <w:rPr>
            <w:color w:val="000000"/>
          </w:rPr>
          <w:t>) method.</w:t>
        </w:r>
      </w:ins>
    </w:p>
    <w:p w:rsidR="00CA7811" w:rsidRPr="004A5736" w:rsidRDefault="00CA7811" w:rsidP="00CA7811">
      <w:pPr>
        <w:pStyle w:val="NormalWeb"/>
        <w:shd w:val="clear" w:color="auto" w:fill="FFFFFF"/>
        <w:spacing w:before="0" w:beforeAutospacing="0" w:after="0" w:afterAutospacing="0"/>
        <w:rPr>
          <w:ins w:id="958" w:author="Unknown"/>
          <w:color w:val="000000"/>
        </w:rPr>
      </w:pPr>
      <w:ins w:id="959" w:author="Unknown">
        <w:r w:rsidRPr="004A5736">
          <w:rPr>
            <w:rStyle w:val="Strong"/>
            <w:color w:val="000000"/>
            <w:bdr w:val="none" w:sz="0" w:space="0" w:color="auto" w:frame="1"/>
          </w:rPr>
          <w:t>2. </w:t>
        </w:r>
        <w:proofErr w:type="spellStart"/>
        <w:r w:rsidRPr="004A5736">
          <w:rPr>
            <w:rStyle w:val="Strong"/>
            <w:color w:val="FF0000"/>
            <w:bdr w:val="none" w:sz="0" w:space="0" w:color="auto" w:frame="1"/>
          </w:rPr>
          <w:fldChar w:fldCharType="begin"/>
        </w:r>
        <w:r w:rsidRPr="004A5736">
          <w:rPr>
            <w:rStyle w:val="Strong"/>
            <w:color w:val="FF0000"/>
            <w:bdr w:val="none" w:sz="0" w:space="0" w:color="auto" w:frame="1"/>
          </w:rPr>
          <w:instrText xml:space="preserve"> HYPERLINK "https://www.scientecheasy.com/2020/12/enummap-in-java.html/" </w:instrText>
        </w:r>
        <w:r w:rsidRPr="004A5736">
          <w:rPr>
            <w:rStyle w:val="Strong"/>
            <w:color w:val="FF0000"/>
            <w:bdr w:val="none" w:sz="0" w:space="0" w:color="auto" w:frame="1"/>
          </w:rPr>
          <w:fldChar w:fldCharType="separate"/>
        </w:r>
        <w:r w:rsidRPr="004A5736">
          <w:rPr>
            <w:rStyle w:val="Hyperlink"/>
            <w:b/>
            <w:bCs/>
            <w:color w:val="FF2828"/>
            <w:bdr w:val="none" w:sz="0" w:space="0" w:color="auto" w:frame="1"/>
          </w:rPr>
          <w:t>EnumMap</w:t>
        </w:r>
        <w:proofErr w:type="spellEnd"/>
        <w:r w:rsidRPr="004A5736">
          <w:rPr>
            <w:rStyle w:val="Strong"/>
            <w:color w:val="FF0000"/>
            <w:bdr w:val="none" w:sz="0" w:space="0" w:color="auto" w:frame="1"/>
          </w:rPr>
          <w:fldChar w:fldCharType="end"/>
        </w:r>
        <w:r w:rsidRPr="004A5736">
          <w:rPr>
            <w:rStyle w:val="Strong"/>
            <w:color w:val="FF0000"/>
            <w:bdr w:val="none" w:sz="0" w:space="0" w:color="auto" w:frame="1"/>
          </w:rPr>
          <w:t>:</w:t>
        </w:r>
        <w:r w:rsidRPr="004A5736">
          <w:rPr>
            <w:color w:val="000000"/>
          </w:rPr>
          <w:t xml:space="preserve"> The </w:t>
        </w:r>
        <w:proofErr w:type="spellStart"/>
        <w:r w:rsidRPr="004A5736">
          <w:rPr>
            <w:color w:val="000000"/>
          </w:rPr>
          <w:t>EnumMap</w:t>
        </w:r>
        <w:proofErr w:type="spellEnd"/>
        <w:r w:rsidRPr="004A5736">
          <w:rPr>
            <w:color w:val="000000"/>
          </w:rPr>
          <w:t xml:space="preserve"> class extends </w:t>
        </w:r>
        <w:proofErr w:type="spellStart"/>
        <w:r w:rsidRPr="004A5736">
          <w:rPr>
            <w:color w:val="000000"/>
          </w:rPr>
          <w:t>AbstractMap</w:t>
        </w:r>
        <w:proofErr w:type="spellEnd"/>
        <w:r w:rsidRPr="004A5736">
          <w:rPr>
            <w:color w:val="000000"/>
          </w:rPr>
          <w:t xml:space="preserve"> and implements Map interface. It is especially for use with keys of </w:t>
        </w:r>
        <w:proofErr w:type="spellStart"/>
        <w:r w:rsidRPr="004A5736">
          <w:rPr>
            <w:color w:val="000000"/>
          </w:rPr>
          <w:t>Enum</w:t>
        </w:r>
        <w:proofErr w:type="spellEnd"/>
        <w:r w:rsidRPr="004A5736">
          <w:rPr>
            <w:color w:val="000000"/>
          </w:rPr>
          <w:t xml:space="preserve"> type.</w:t>
        </w:r>
      </w:ins>
    </w:p>
    <w:p w:rsidR="00CA7811" w:rsidRPr="004A5736" w:rsidRDefault="00CA7811" w:rsidP="00CA7811">
      <w:pPr>
        <w:pStyle w:val="NormalWeb"/>
        <w:shd w:val="clear" w:color="auto" w:fill="FFFFFF"/>
        <w:spacing w:before="0" w:beforeAutospacing="0" w:after="0" w:afterAutospacing="0"/>
        <w:rPr>
          <w:ins w:id="960" w:author="Unknown"/>
          <w:color w:val="000000"/>
        </w:rPr>
      </w:pPr>
      <w:ins w:id="961" w:author="Unknown">
        <w:r w:rsidRPr="004A5736">
          <w:rPr>
            <w:rStyle w:val="Strong"/>
            <w:color w:val="000000"/>
            <w:bdr w:val="none" w:sz="0" w:space="0" w:color="auto" w:frame="1"/>
          </w:rPr>
          <w:t>3. </w:t>
        </w:r>
        <w:proofErr w:type="spellStart"/>
        <w:r w:rsidRPr="004A5736">
          <w:rPr>
            <w:rStyle w:val="Strong"/>
            <w:color w:val="FF0000"/>
            <w:bdr w:val="none" w:sz="0" w:space="0" w:color="auto" w:frame="1"/>
          </w:rPr>
          <w:fldChar w:fldCharType="begin"/>
        </w:r>
        <w:r w:rsidRPr="004A5736">
          <w:rPr>
            <w:rStyle w:val="Strong"/>
            <w:color w:val="FF0000"/>
            <w:bdr w:val="none" w:sz="0" w:space="0" w:color="auto" w:frame="1"/>
          </w:rPr>
          <w:instrText xml:space="preserve"> HYPERLINK "https://www.scientecheasy.com/2020/11/hashmap-in-java.html/" </w:instrText>
        </w:r>
        <w:r w:rsidRPr="004A5736">
          <w:rPr>
            <w:rStyle w:val="Strong"/>
            <w:color w:val="FF0000"/>
            <w:bdr w:val="none" w:sz="0" w:space="0" w:color="auto" w:frame="1"/>
          </w:rPr>
          <w:fldChar w:fldCharType="separate"/>
        </w:r>
        <w:r w:rsidRPr="004A5736">
          <w:rPr>
            <w:rStyle w:val="Hyperlink"/>
            <w:b/>
            <w:bCs/>
            <w:color w:val="FF2828"/>
            <w:bdr w:val="none" w:sz="0" w:space="0" w:color="auto" w:frame="1"/>
          </w:rPr>
          <w:t>HashMap</w:t>
        </w:r>
        <w:proofErr w:type="spellEnd"/>
        <w:r w:rsidRPr="004A5736">
          <w:rPr>
            <w:rStyle w:val="Strong"/>
            <w:color w:val="FF0000"/>
            <w:bdr w:val="none" w:sz="0" w:space="0" w:color="auto" w:frame="1"/>
          </w:rPr>
          <w:fldChar w:fldCharType="end"/>
        </w:r>
        <w:r w:rsidRPr="004A5736">
          <w:rPr>
            <w:rStyle w:val="Strong"/>
            <w:color w:val="FF0000"/>
            <w:bdr w:val="none" w:sz="0" w:space="0" w:color="auto" w:frame="1"/>
          </w:rPr>
          <w:t>:</w:t>
        </w:r>
        <w:r w:rsidRPr="004A5736">
          <w:rPr>
            <w:color w:val="000000"/>
          </w:rPr>
          <w:t xml:space="preserve"> It is a concrete class that extends </w:t>
        </w:r>
        <w:proofErr w:type="spellStart"/>
        <w:r w:rsidRPr="004A5736">
          <w:rPr>
            <w:color w:val="000000"/>
          </w:rPr>
          <w:t>AbstractMap</w:t>
        </w:r>
        <w:proofErr w:type="spellEnd"/>
        <w:r w:rsidRPr="004A5736">
          <w:rPr>
            <w:color w:val="000000"/>
          </w:rPr>
          <w:t>. It uses a hash table to store elements. It is mainly used for locating a value, inserting, and deleting an entry.</w:t>
        </w:r>
      </w:ins>
    </w:p>
    <w:p w:rsidR="00CA7811" w:rsidRPr="004A5736" w:rsidRDefault="00CA7811" w:rsidP="00CA7811">
      <w:pPr>
        <w:pStyle w:val="NormalWeb"/>
        <w:shd w:val="clear" w:color="auto" w:fill="FFFFFF"/>
        <w:spacing w:before="0" w:beforeAutospacing="0" w:after="0" w:afterAutospacing="0"/>
        <w:rPr>
          <w:ins w:id="962" w:author="Unknown"/>
          <w:color w:val="000000"/>
        </w:rPr>
      </w:pPr>
      <w:ins w:id="963" w:author="Unknown">
        <w:r w:rsidRPr="004A5736">
          <w:rPr>
            <w:rStyle w:val="Strong"/>
            <w:color w:val="000000"/>
            <w:bdr w:val="none" w:sz="0" w:space="0" w:color="auto" w:frame="1"/>
          </w:rPr>
          <w:t>4. </w:t>
        </w:r>
        <w:proofErr w:type="spellStart"/>
        <w:r w:rsidRPr="004A5736">
          <w:rPr>
            <w:rStyle w:val="Strong"/>
            <w:color w:val="FF0000"/>
            <w:bdr w:val="none" w:sz="0" w:space="0" w:color="auto" w:frame="1"/>
          </w:rPr>
          <w:fldChar w:fldCharType="begin"/>
        </w:r>
        <w:r w:rsidRPr="004A5736">
          <w:rPr>
            <w:rStyle w:val="Strong"/>
            <w:color w:val="FF0000"/>
            <w:bdr w:val="none" w:sz="0" w:space="0" w:color="auto" w:frame="1"/>
          </w:rPr>
          <w:instrText xml:space="preserve"> HYPERLINK "https://www.scientecheasy.com/2020/11/treemap-in-java.html/" </w:instrText>
        </w:r>
        <w:r w:rsidRPr="004A5736">
          <w:rPr>
            <w:rStyle w:val="Strong"/>
            <w:color w:val="FF0000"/>
            <w:bdr w:val="none" w:sz="0" w:space="0" w:color="auto" w:frame="1"/>
          </w:rPr>
          <w:fldChar w:fldCharType="separate"/>
        </w:r>
        <w:r w:rsidRPr="004A5736">
          <w:rPr>
            <w:rStyle w:val="Hyperlink"/>
            <w:b/>
            <w:bCs/>
            <w:color w:val="FF2828"/>
            <w:bdr w:val="none" w:sz="0" w:space="0" w:color="auto" w:frame="1"/>
          </w:rPr>
          <w:t>TreeMap</w:t>
        </w:r>
        <w:proofErr w:type="spellEnd"/>
        <w:r w:rsidRPr="004A5736">
          <w:rPr>
            <w:rStyle w:val="Strong"/>
            <w:color w:val="FF0000"/>
            <w:bdr w:val="none" w:sz="0" w:space="0" w:color="auto" w:frame="1"/>
          </w:rPr>
          <w:fldChar w:fldCharType="end"/>
        </w:r>
        <w:r w:rsidRPr="004A5736">
          <w:rPr>
            <w:rStyle w:val="Strong"/>
            <w:color w:val="FF0000"/>
            <w:bdr w:val="none" w:sz="0" w:space="0" w:color="auto" w:frame="1"/>
          </w:rPr>
          <w:t>:</w:t>
        </w:r>
        <w:r w:rsidRPr="004A5736">
          <w:rPr>
            <w:color w:val="000000"/>
          </w:rPr>
          <w:t xml:space="preserve"> It is a concrete class that extends </w:t>
        </w:r>
        <w:proofErr w:type="spellStart"/>
        <w:r w:rsidRPr="004A5736">
          <w:rPr>
            <w:color w:val="000000"/>
          </w:rPr>
          <w:t>AbstractMap</w:t>
        </w:r>
        <w:proofErr w:type="spellEnd"/>
        <w:r w:rsidRPr="004A5736">
          <w:rPr>
            <w:color w:val="000000"/>
          </w:rPr>
          <w:t xml:space="preserve"> and implements </w:t>
        </w:r>
        <w:proofErr w:type="spellStart"/>
        <w:r w:rsidRPr="004A5736">
          <w:rPr>
            <w:color w:val="000000"/>
          </w:rPr>
          <w:t>NavigableMap</w:t>
        </w:r>
        <w:proofErr w:type="spellEnd"/>
        <w:r w:rsidRPr="004A5736">
          <w:rPr>
            <w:color w:val="000000"/>
          </w:rPr>
          <w:t xml:space="preserve"> interface. It used a tree for storing elements. It is used for traversing keys in sorted order. The keys can be sorted using the Comparable interface or Comparator interface.</w:t>
        </w:r>
      </w:ins>
    </w:p>
    <w:p w:rsidR="00CA7811" w:rsidRPr="004A5736" w:rsidRDefault="00CA7811" w:rsidP="00CA7811">
      <w:pPr>
        <w:pStyle w:val="NormalWeb"/>
        <w:shd w:val="clear" w:color="auto" w:fill="FFFFFF"/>
        <w:spacing w:before="0" w:beforeAutospacing="0" w:after="0" w:afterAutospacing="0"/>
        <w:rPr>
          <w:ins w:id="964" w:author="Unknown"/>
          <w:color w:val="000000"/>
        </w:rPr>
      </w:pPr>
      <w:ins w:id="965" w:author="Unknown">
        <w:r w:rsidRPr="004A5736">
          <w:rPr>
            <w:rStyle w:val="Strong"/>
            <w:color w:val="000000"/>
            <w:bdr w:val="none" w:sz="0" w:space="0" w:color="auto" w:frame="1"/>
          </w:rPr>
          <w:t>5. </w:t>
        </w:r>
        <w:proofErr w:type="spellStart"/>
        <w:r w:rsidRPr="004A5736">
          <w:rPr>
            <w:rStyle w:val="Strong"/>
            <w:color w:val="FF0000"/>
            <w:bdr w:val="none" w:sz="0" w:space="0" w:color="auto" w:frame="1"/>
          </w:rPr>
          <w:fldChar w:fldCharType="begin"/>
        </w:r>
        <w:r w:rsidRPr="004A5736">
          <w:rPr>
            <w:rStyle w:val="Strong"/>
            <w:color w:val="FF0000"/>
            <w:bdr w:val="none" w:sz="0" w:space="0" w:color="auto" w:frame="1"/>
          </w:rPr>
          <w:instrText xml:space="preserve"> HYPERLINK "https://www.scientecheasy.com/2020/11/linkedhashmap-in-java.html/" </w:instrText>
        </w:r>
        <w:r w:rsidRPr="004A5736">
          <w:rPr>
            <w:rStyle w:val="Strong"/>
            <w:color w:val="FF0000"/>
            <w:bdr w:val="none" w:sz="0" w:space="0" w:color="auto" w:frame="1"/>
          </w:rPr>
          <w:fldChar w:fldCharType="separate"/>
        </w:r>
        <w:r w:rsidRPr="004A5736">
          <w:rPr>
            <w:rStyle w:val="Hyperlink"/>
            <w:b/>
            <w:bCs/>
            <w:color w:val="FF2828"/>
            <w:bdr w:val="none" w:sz="0" w:space="0" w:color="auto" w:frame="1"/>
          </w:rPr>
          <w:t>LinkedHashMap</w:t>
        </w:r>
        <w:proofErr w:type="spellEnd"/>
        <w:r w:rsidRPr="004A5736">
          <w:rPr>
            <w:rStyle w:val="Strong"/>
            <w:color w:val="FF0000"/>
            <w:bdr w:val="none" w:sz="0" w:space="0" w:color="auto" w:frame="1"/>
          </w:rPr>
          <w:fldChar w:fldCharType="end"/>
        </w:r>
        <w:r w:rsidRPr="004A5736">
          <w:rPr>
            <w:rStyle w:val="Strong"/>
            <w:color w:val="FF0000"/>
            <w:bdr w:val="none" w:sz="0" w:space="0" w:color="auto" w:frame="1"/>
          </w:rPr>
          <w:t>:</w:t>
        </w:r>
        <w:r w:rsidRPr="004A5736">
          <w:rPr>
            <w:color w:val="000000"/>
          </w:rPr>
          <w:t xml:space="preserve"> It is a concrete class that provides implementation of Java map interface. It extends </w:t>
        </w:r>
        <w:proofErr w:type="spellStart"/>
        <w:r w:rsidRPr="004A5736">
          <w:rPr>
            <w:color w:val="000000"/>
          </w:rPr>
          <w:t>HashMap</w:t>
        </w:r>
        <w:proofErr w:type="spellEnd"/>
        <w:r w:rsidRPr="004A5736">
          <w:rPr>
            <w:color w:val="000000"/>
          </w:rPr>
          <w:t xml:space="preserve"> class with a linked-list implementation that supports the insertion order of entries in the map.</w:t>
        </w:r>
      </w:ins>
    </w:p>
    <w:p w:rsidR="00CA7811" w:rsidRPr="004A5736" w:rsidRDefault="00CA7811" w:rsidP="00CA7811">
      <w:pPr>
        <w:pStyle w:val="NormalWeb"/>
        <w:shd w:val="clear" w:color="auto" w:fill="FFFFFF"/>
        <w:spacing w:before="0" w:beforeAutospacing="0" w:after="144" w:afterAutospacing="0"/>
        <w:rPr>
          <w:ins w:id="966" w:author="Unknown"/>
          <w:color w:val="000000"/>
        </w:rPr>
      </w:pPr>
      <w:ins w:id="967" w:author="Unknown">
        <w:r w:rsidRPr="004A5736">
          <w:rPr>
            <w:color w:val="000000"/>
          </w:rPr>
          <w:t xml:space="preserve">The entries in a </w:t>
        </w:r>
        <w:proofErr w:type="spellStart"/>
        <w:r w:rsidRPr="004A5736">
          <w:rPr>
            <w:color w:val="000000"/>
          </w:rPr>
          <w:t>HashMap</w:t>
        </w:r>
        <w:proofErr w:type="spellEnd"/>
        <w:r w:rsidRPr="004A5736">
          <w:rPr>
            <w:color w:val="000000"/>
          </w:rPr>
          <w:t xml:space="preserve"> are not ordered, but entries in a </w:t>
        </w:r>
        <w:proofErr w:type="spellStart"/>
        <w:r w:rsidRPr="004A5736">
          <w:rPr>
            <w:color w:val="000000"/>
          </w:rPr>
          <w:t>LinkedHashMap</w:t>
        </w:r>
        <w:proofErr w:type="spellEnd"/>
        <w:r w:rsidRPr="004A5736">
          <w:rPr>
            <w:color w:val="000000"/>
          </w:rPr>
          <w:t xml:space="preserve"> can be retrieved in the order in which they were inserted into the map.</w:t>
        </w:r>
      </w:ins>
    </w:p>
    <w:p w:rsidR="00CA7811" w:rsidRPr="004A5736" w:rsidRDefault="00CA7811" w:rsidP="00CA7811">
      <w:pPr>
        <w:pStyle w:val="NormalWeb"/>
        <w:shd w:val="clear" w:color="auto" w:fill="FFFFFF"/>
        <w:spacing w:before="0" w:beforeAutospacing="0" w:after="0" w:afterAutospacing="0"/>
        <w:rPr>
          <w:ins w:id="968" w:author="Unknown"/>
          <w:color w:val="000000"/>
        </w:rPr>
      </w:pPr>
      <w:ins w:id="969" w:author="Unknown">
        <w:r w:rsidRPr="004A5736">
          <w:rPr>
            <w:rStyle w:val="Strong"/>
            <w:color w:val="000000"/>
            <w:bdr w:val="none" w:sz="0" w:space="0" w:color="auto" w:frame="1"/>
          </w:rPr>
          <w:t>6. </w:t>
        </w:r>
        <w:proofErr w:type="spellStart"/>
        <w:r w:rsidRPr="004A5736">
          <w:rPr>
            <w:rStyle w:val="Strong"/>
            <w:color w:val="FF0000"/>
            <w:bdr w:val="none" w:sz="0" w:space="0" w:color="auto" w:frame="1"/>
          </w:rPr>
          <w:fldChar w:fldCharType="begin"/>
        </w:r>
        <w:r w:rsidRPr="004A5736">
          <w:rPr>
            <w:rStyle w:val="Strong"/>
            <w:color w:val="FF0000"/>
            <w:bdr w:val="none" w:sz="0" w:space="0" w:color="auto" w:frame="1"/>
          </w:rPr>
          <w:instrText xml:space="preserve"> HYPERLINK "https://www.scientecheasy.com/2020/12/weakhashmap-in-java.html/" </w:instrText>
        </w:r>
        <w:r w:rsidRPr="004A5736">
          <w:rPr>
            <w:rStyle w:val="Strong"/>
            <w:color w:val="FF0000"/>
            <w:bdr w:val="none" w:sz="0" w:space="0" w:color="auto" w:frame="1"/>
          </w:rPr>
          <w:fldChar w:fldCharType="separate"/>
        </w:r>
        <w:r w:rsidRPr="004A5736">
          <w:rPr>
            <w:rStyle w:val="Hyperlink"/>
            <w:b/>
            <w:bCs/>
            <w:color w:val="FF2828"/>
            <w:bdr w:val="none" w:sz="0" w:space="0" w:color="auto" w:frame="1"/>
          </w:rPr>
          <w:t>WeakHashMap</w:t>
        </w:r>
        <w:proofErr w:type="spellEnd"/>
        <w:r w:rsidRPr="004A5736">
          <w:rPr>
            <w:rStyle w:val="Strong"/>
            <w:color w:val="FF0000"/>
            <w:bdr w:val="none" w:sz="0" w:space="0" w:color="auto" w:frame="1"/>
          </w:rPr>
          <w:fldChar w:fldCharType="end"/>
        </w:r>
        <w:r w:rsidRPr="004A5736">
          <w:rPr>
            <w:rStyle w:val="Strong"/>
            <w:color w:val="FF0000"/>
            <w:bdr w:val="none" w:sz="0" w:space="0" w:color="auto" w:frame="1"/>
          </w:rPr>
          <w:t>:</w:t>
        </w:r>
        <w:r w:rsidRPr="004A5736">
          <w:rPr>
            <w:color w:val="000000"/>
          </w:rPr>
          <w:t xml:space="preserve"> The </w:t>
        </w:r>
        <w:proofErr w:type="spellStart"/>
        <w:r w:rsidRPr="004A5736">
          <w:rPr>
            <w:color w:val="000000"/>
          </w:rPr>
          <w:t>WeakHashMap</w:t>
        </w:r>
        <w:proofErr w:type="spellEnd"/>
        <w:r w:rsidRPr="004A5736">
          <w:rPr>
            <w:color w:val="000000"/>
          </w:rPr>
          <w:t xml:space="preserve"> class extends </w:t>
        </w:r>
        <w:proofErr w:type="spellStart"/>
        <w:r w:rsidRPr="004A5736">
          <w:rPr>
            <w:color w:val="000000"/>
          </w:rPr>
          <w:t>AbstractMap</w:t>
        </w:r>
        <w:proofErr w:type="spellEnd"/>
        <w:r w:rsidRPr="004A5736">
          <w:rPr>
            <w:color w:val="000000"/>
          </w:rPr>
          <w:t xml:space="preserve"> interface to use a hash table with keys of weak type. Weak keys allow an element in a map to be garbage collected when its key is no longer used anywhere in the program.</w:t>
        </w:r>
      </w:ins>
    </w:p>
    <w:p w:rsidR="00CA7811" w:rsidRPr="004A5736" w:rsidRDefault="00CA7811" w:rsidP="00CA7811">
      <w:pPr>
        <w:pStyle w:val="NormalWeb"/>
        <w:shd w:val="clear" w:color="auto" w:fill="FFFFFF"/>
        <w:spacing w:before="0" w:beforeAutospacing="0" w:after="0" w:afterAutospacing="0"/>
        <w:rPr>
          <w:ins w:id="970" w:author="Unknown"/>
          <w:color w:val="000000"/>
        </w:rPr>
      </w:pPr>
      <w:ins w:id="971" w:author="Unknown">
        <w:r w:rsidRPr="004A5736">
          <w:rPr>
            <w:rStyle w:val="Strong"/>
            <w:color w:val="000000"/>
            <w:bdr w:val="none" w:sz="0" w:space="0" w:color="auto" w:frame="1"/>
          </w:rPr>
          <w:t>7. </w:t>
        </w:r>
        <w:proofErr w:type="spellStart"/>
        <w:r w:rsidRPr="004A5736">
          <w:rPr>
            <w:rStyle w:val="Strong"/>
            <w:color w:val="FF0000"/>
            <w:bdr w:val="none" w:sz="0" w:space="0" w:color="auto" w:frame="1"/>
          </w:rPr>
          <w:fldChar w:fldCharType="begin"/>
        </w:r>
        <w:r w:rsidRPr="004A5736">
          <w:rPr>
            <w:rStyle w:val="Strong"/>
            <w:color w:val="FF0000"/>
            <w:bdr w:val="none" w:sz="0" w:space="0" w:color="auto" w:frame="1"/>
          </w:rPr>
          <w:instrText xml:space="preserve"> HYPERLINK "https://www.scientecheasy.com/2020/12/identityhashmap-in-java.html/" </w:instrText>
        </w:r>
        <w:r w:rsidRPr="004A5736">
          <w:rPr>
            <w:rStyle w:val="Strong"/>
            <w:color w:val="FF0000"/>
            <w:bdr w:val="none" w:sz="0" w:space="0" w:color="auto" w:frame="1"/>
          </w:rPr>
          <w:fldChar w:fldCharType="separate"/>
        </w:r>
        <w:r w:rsidRPr="004A5736">
          <w:rPr>
            <w:rStyle w:val="Hyperlink"/>
            <w:b/>
            <w:bCs/>
            <w:color w:val="FF2828"/>
            <w:bdr w:val="none" w:sz="0" w:space="0" w:color="auto" w:frame="1"/>
          </w:rPr>
          <w:t>IdentityHashMap</w:t>
        </w:r>
        <w:proofErr w:type="spellEnd"/>
        <w:r w:rsidRPr="004A5736">
          <w:rPr>
            <w:rStyle w:val="Strong"/>
            <w:color w:val="FF0000"/>
            <w:bdr w:val="none" w:sz="0" w:space="0" w:color="auto" w:frame="1"/>
          </w:rPr>
          <w:fldChar w:fldCharType="end"/>
        </w:r>
        <w:r w:rsidRPr="004A5736">
          <w:rPr>
            <w:rStyle w:val="Strong"/>
            <w:color w:val="FF0000"/>
            <w:bdr w:val="none" w:sz="0" w:space="0" w:color="auto" w:frame="1"/>
          </w:rPr>
          <w:t>:</w:t>
        </w:r>
        <w:r w:rsidRPr="004A5736">
          <w:rPr>
            <w:color w:val="000000"/>
          </w:rPr>
          <w:t xml:space="preserve"> This class extends </w:t>
        </w:r>
        <w:proofErr w:type="spellStart"/>
        <w:r w:rsidRPr="004A5736">
          <w:rPr>
            <w:color w:val="000000"/>
          </w:rPr>
          <w:t>AbstractMap</w:t>
        </w:r>
        <w:proofErr w:type="spellEnd"/>
        <w:r w:rsidRPr="004A5736">
          <w:rPr>
            <w:color w:val="000000"/>
          </w:rPr>
          <w:t xml:space="preserve"> and uses reference equality for comparing entries. This class is not used for general purposes.</w:t>
        </w:r>
      </w:ins>
    </w:p>
    <w:p w:rsidR="00CA7811" w:rsidRPr="004A5736" w:rsidRDefault="00CA7811" w:rsidP="00CA7811">
      <w:pPr>
        <w:pStyle w:val="Heading2"/>
        <w:shd w:val="clear" w:color="auto" w:fill="FFFFFF"/>
        <w:spacing w:before="230" w:beforeAutospacing="0" w:after="230" w:afterAutospacing="0"/>
        <w:rPr>
          <w:ins w:id="972" w:author="Unknown"/>
          <w:color w:val="000000"/>
          <w:sz w:val="24"/>
          <w:szCs w:val="24"/>
        </w:rPr>
      </w:pPr>
      <w:ins w:id="973" w:author="Unknown">
        <w:r w:rsidRPr="004A5736">
          <w:rPr>
            <w:color w:val="000000"/>
            <w:sz w:val="24"/>
            <w:szCs w:val="24"/>
          </w:rPr>
          <w:t xml:space="preserve">Java </w:t>
        </w:r>
        <w:proofErr w:type="spellStart"/>
        <w:r w:rsidRPr="004A5736">
          <w:rPr>
            <w:color w:val="000000"/>
            <w:sz w:val="24"/>
            <w:szCs w:val="24"/>
          </w:rPr>
          <w:t>Map.Entry</w:t>
        </w:r>
        <w:proofErr w:type="spellEnd"/>
        <w:r w:rsidRPr="004A5736">
          <w:rPr>
            <w:color w:val="000000"/>
            <w:sz w:val="24"/>
            <w:szCs w:val="24"/>
          </w:rPr>
          <w:t xml:space="preserve"> Interface</w:t>
        </w:r>
      </w:ins>
    </w:p>
    <w:p w:rsidR="00CA7811" w:rsidRPr="004A5736" w:rsidRDefault="00CA7811" w:rsidP="00CA7811">
      <w:pPr>
        <w:pStyle w:val="NormalWeb"/>
        <w:shd w:val="clear" w:color="auto" w:fill="FFFFFF"/>
        <w:spacing w:before="0" w:beforeAutospacing="0" w:after="0" w:afterAutospacing="0"/>
        <w:rPr>
          <w:ins w:id="974" w:author="Unknown"/>
          <w:color w:val="000000"/>
        </w:rPr>
      </w:pPr>
      <w:ins w:id="975" w:author="Unknown">
        <w:r w:rsidRPr="004A5736">
          <w:rPr>
            <w:color w:val="000000"/>
          </w:rPr>
          <w:t>The </w:t>
        </w:r>
        <w:proofErr w:type="spellStart"/>
        <w:r w:rsidRPr="004A5736">
          <w:rPr>
            <w:rStyle w:val="Strong"/>
            <w:color w:val="000000"/>
            <w:bdr w:val="none" w:sz="0" w:space="0" w:color="auto" w:frame="1"/>
          </w:rPr>
          <w:t>Map.Entry</w:t>
        </w:r>
        <w:proofErr w:type="spellEnd"/>
        <w:r w:rsidRPr="004A5736">
          <w:rPr>
            <w:rStyle w:val="Strong"/>
            <w:color w:val="000000"/>
            <w:bdr w:val="none" w:sz="0" w:space="0" w:color="auto" w:frame="1"/>
          </w:rPr>
          <w:t xml:space="preserve"> interface</w:t>
        </w:r>
        <w:r w:rsidRPr="004A5736">
          <w:rPr>
            <w:color w:val="000000"/>
          </w:rPr>
          <w:t xml:space="preserve"> enables us to work on an entry in the map. An entry of a map is an object of type </w:t>
        </w:r>
        <w:proofErr w:type="spellStart"/>
        <w:r w:rsidRPr="004A5736">
          <w:rPr>
            <w:color w:val="000000"/>
          </w:rPr>
          <w:t>Map.Entry</w:t>
        </w:r>
        <w:proofErr w:type="spellEnd"/>
        <w:r w:rsidRPr="004A5736">
          <w:rPr>
            <w:color w:val="000000"/>
          </w:rPr>
          <w:t xml:space="preserve"> interface, where Entry is an inner interface of Map interface.</w:t>
        </w:r>
      </w:ins>
    </w:p>
    <w:p w:rsidR="00CA7811" w:rsidRPr="004A5736" w:rsidRDefault="00CA7811" w:rsidP="00CA7811">
      <w:pPr>
        <w:shd w:val="clear" w:color="auto" w:fill="FFFFFF"/>
        <w:spacing w:line="240" w:lineRule="auto"/>
        <w:rPr>
          <w:ins w:id="976" w:author="Unknown"/>
          <w:rFonts w:ascii="Times New Roman" w:hAnsi="Times New Roman" w:cs="Times New Roman"/>
          <w:color w:val="000000"/>
          <w:sz w:val="24"/>
          <w:szCs w:val="24"/>
        </w:rPr>
      </w:pPr>
      <w:ins w:id="977" w:author="Unknown">
        <w:r w:rsidRPr="004A5736">
          <w:rPr>
            <w:rFonts w:ascii="Times New Roman" w:hAnsi="Times New Roman" w:cs="Times New Roman"/>
            <w:color w:val="000000"/>
            <w:sz w:val="24"/>
            <w:szCs w:val="24"/>
          </w:rPr>
          <w:br/>
        </w:r>
        <w:proofErr w:type="spellStart"/>
        <w:r w:rsidRPr="004A5736">
          <w:rPr>
            <w:rFonts w:ascii="Times New Roman" w:hAnsi="Times New Roman" w:cs="Times New Roman"/>
            <w:color w:val="000000"/>
            <w:sz w:val="24"/>
            <w:szCs w:val="24"/>
          </w:rPr>
          <w:t>Map.Entry</w:t>
        </w:r>
        <w:proofErr w:type="spellEnd"/>
        <w:r w:rsidRPr="004A5736">
          <w:rPr>
            <w:rFonts w:ascii="Times New Roman" w:hAnsi="Times New Roman" w:cs="Times New Roman"/>
            <w:color w:val="000000"/>
            <w:sz w:val="24"/>
            <w:szCs w:val="24"/>
          </w:rPr>
          <w:t xml:space="preserve"> interface is defined in </w:t>
        </w:r>
        <w:proofErr w:type="spellStart"/>
        <w:r w:rsidRPr="004A5736">
          <w:rPr>
            <w:rFonts w:ascii="Times New Roman" w:hAnsi="Times New Roman" w:cs="Times New Roman"/>
            <w:color w:val="000000"/>
            <w:sz w:val="24"/>
            <w:szCs w:val="24"/>
          </w:rPr>
          <w:t>java.util.Map.Entry</w:t>
        </w:r>
        <w:proofErr w:type="spellEnd"/>
        <w:r w:rsidRPr="004A5736">
          <w:rPr>
            <w:rFonts w:ascii="Times New Roman" w:hAnsi="Times New Roman" w:cs="Times New Roman"/>
            <w:color w:val="000000"/>
            <w:sz w:val="24"/>
            <w:szCs w:val="24"/>
          </w:rPr>
          <w:t xml:space="preserve"> package. Each </w:t>
        </w:r>
        <w:proofErr w:type="spellStart"/>
        <w:r w:rsidRPr="004A5736">
          <w:rPr>
            <w:rFonts w:ascii="Times New Roman" w:hAnsi="Times New Roman" w:cs="Times New Roman"/>
            <w:color w:val="000000"/>
            <w:sz w:val="24"/>
            <w:szCs w:val="24"/>
          </w:rPr>
          <w:t>Map.Entry</w:t>
        </w:r>
        <w:proofErr w:type="spellEnd"/>
        <w:r w:rsidRPr="004A5736">
          <w:rPr>
            <w:rFonts w:ascii="Times New Roman" w:hAnsi="Times New Roman" w:cs="Times New Roman"/>
            <w:color w:val="000000"/>
            <w:sz w:val="24"/>
            <w:szCs w:val="24"/>
          </w:rPr>
          <w:t xml:space="preserve"> object contains one key/value pair. </w:t>
        </w:r>
        <w:proofErr w:type="spellStart"/>
        <w:r w:rsidRPr="004A5736">
          <w:rPr>
            <w:rFonts w:ascii="Times New Roman" w:hAnsi="Times New Roman" w:cs="Times New Roman"/>
            <w:color w:val="000000"/>
            <w:sz w:val="24"/>
            <w:szCs w:val="24"/>
          </w:rPr>
          <w:t>Map.Entry</w:t>
        </w:r>
        <w:proofErr w:type="spellEnd"/>
        <w:r w:rsidRPr="004A5736">
          <w:rPr>
            <w:rFonts w:ascii="Times New Roman" w:hAnsi="Times New Roman" w:cs="Times New Roman"/>
            <w:color w:val="000000"/>
            <w:sz w:val="24"/>
            <w:szCs w:val="24"/>
          </w:rPr>
          <w:t xml:space="preserve"> is a generic interface and is declared like this:</w:t>
        </w:r>
      </w:ins>
    </w:p>
    <w:p w:rsidR="00CA7811" w:rsidRPr="004A5736" w:rsidRDefault="00CA7811" w:rsidP="00CA7811">
      <w:pPr>
        <w:pStyle w:val="HTMLPreformatted"/>
        <w:pBdr>
          <w:left w:val="single" w:sz="36" w:space="12" w:color="FF0000"/>
        </w:pBdr>
        <w:shd w:val="clear" w:color="auto" w:fill="403432"/>
        <w:spacing w:after="360"/>
        <w:rPr>
          <w:ins w:id="978" w:author="Unknown"/>
          <w:rFonts w:ascii="Times New Roman" w:hAnsi="Times New Roman" w:cs="Times New Roman"/>
          <w:color w:val="FFFFFF"/>
          <w:sz w:val="24"/>
          <w:szCs w:val="24"/>
        </w:rPr>
      </w:pPr>
      <w:ins w:id="979"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interface</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Map.Entry</w:t>
        </w:r>
        <w:proofErr w:type="spellEnd"/>
        <w:r w:rsidRPr="004A5736">
          <w:rPr>
            <w:rFonts w:ascii="Times New Roman" w:hAnsi="Times New Roman" w:cs="Times New Roman"/>
            <w:color w:val="FFFFFF"/>
            <w:sz w:val="24"/>
            <w:szCs w:val="24"/>
          </w:rPr>
          <w:t>&lt;K, V&gt;</w:t>
        </w:r>
      </w:ins>
    </w:p>
    <w:p w:rsidR="00CA7811" w:rsidRPr="004A5736" w:rsidRDefault="00CA7811" w:rsidP="00CA7811">
      <w:pPr>
        <w:pStyle w:val="NormalWeb"/>
        <w:shd w:val="clear" w:color="auto" w:fill="FFFFFF"/>
        <w:spacing w:before="0" w:beforeAutospacing="0" w:after="144" w:afterAutospacing="0"/>
        <w:rPr>
          <w:ins w:id="980" w:author="Unknown"/>
          <w:color w:val="000000"/>
        </w:rPr>
      </w:pPr>
      <w:ins w:id="981" w:author="Unknown">
        <w:r w:rsidRPr="004A5736">
          <w:rPr>
            <w:color w:val="000000"/>
          </w:rPr>
          <w:t>In this syntax, K defines the type of keys, and V defines the type of values.</w:t>
        </w:r>
      </w:ins>
    </w:p>
    <w:p w:rsidR="00CA7811" w:rsidRPr="004A5736" w:rsidRDefault="00CA7811" w:rsidP="00CA7811">
      <w:pPr>
        <w:pStyle w:val="NormalWeb"/>
        <w:shd w:val="clear" w:color="auto" w:fill="FFFFFF"/>
        <w:spacing w:before="0" w:beforeAutospacing="0" w:after="144" w:afterAutospacing="0"/>
        <w:rPr>
          <w:ins w:id="982" w:author="Unknown"/>
          <w:color w:val="000000"/>
        </w:rPr>
      </w:pPr>
      <w:ins w:id="983" w:author="Unknown">
        <w:r w:rsidRPr="004A5736">
          <w:rPr>
            <w:color w:val="000000"/>
          </w:rPr>
          <w:t xml:space="preserve">There are several methods defined by </w:t>
        </w:r>
        <w:proofErr w:type="spellStart"/>
        <w:r w:rsidRPr="004A5736">
          <w:rPr>
            <w:color w:val="000000"/>
          </w:rPr>
          <w:t>Map.Entry</w:t>
        </w:r>
        <w:proofErr w:type="spellEnd"/>
        <w:r w:rsidRPr="004A5736">
          <w:rPr>
            <w:color w:val="000000"/>
          </w:rPr>
          <w:t xml:space="preserve"> interface in Java. They are as follows:</w:t>
        </w:r>
      </w:ins>
    </w:p>
    <w:p w:rsidR="00CA7811" w:rsidRPr="004A5736" w:rsidRDefault="00CA7811" w:rsidP="00CA7811">
      <w:pPr>
        <w:pStyle w:val="NormalWeb"/>
        <w:shd w:val="clear" w:color="auto" w:fill="FFFFFF"/>
        <w:spacing w:before="0" w:beforeAutospacing="0" w:after="0" w:afterAutospacing="0"/>
        <w:rPr>
          <w:ins w:id="984" w:author="Unknown"/>
          <w:color w:val="000000"/>
        </w:rPr>
      </w:pPr>
      <w:ins w:id="985" w:author="Unknown">
        <w:r w:rsidRPr="004A5736">
          <w:rPr>
            <w:rStyle w:val="Strong"/>
            <w:color w:val="000000"/>
            <w:bdr w:val="none" w:sz="0" w:space="0" w:color="auto" w:frame="1"/>
          </w:rPr>
          <w:t>1. </w:t>
        </w:r>
        <w:proofErr w:type="spellStart"/>
        <w:proofErr w:type="gramStart"/>
        <w:r w:rsidRPr="004A5736">
          <w:rPr>
            <w:rStyle w:val="Strong"/>
            <w:color w:val="008000"/>
            <w:bdr w:val="none" w:sz="0" w:space="0" w:color="auto" w:frame="1"/>
          </w:rPr>
          <w:t>boolean</w:t>
        </w:r>
        <w:proofErr w:type="spellEnd"/>
        <w:proofErr w:type="gramEnd"/>
        <w:r w:rsidRPr="004A5736">
          <w:rPr>
            <w:rStyle w:val="Strong"/>
            <w:color w:val="008000"/>
            <w:bdr w:val="none" w:sz="0" w:space="0" w:color="auto" w:frame="1"/>
          </w:rPr>
          <w:t xml:space="preserve"> equals(Object </w:t>
        </w:r>
        <w:proofErr w:type="spellStart"/>
        <w:r w:rsidRPr="004A5736">
          <w:rPr>
            <w:rStyle w:val="Strong"/>
            <w:color w:val="008000"/>
            <w:bdr w:val="none" w:sz="0" w:space="0" w:color="auto" w:frame="1"/>
          </w:rPr>
          <w:t>obj</w:t>
        </w:r>
        <w:proofErr w:type="spellEnd"/>
        <w:r w:rsidRPr="004A5736">
          <w:rPr>
            <w:rStyle w:val="Strong"/>
            <w:color w:val="008000"/>
            <w:bdr w:val="none" w:sz="0" w:space="0" w:color="auto" w:frame="1"/>
          </w:rPr>
          <w:t>):</w:t>
        </w:r>
        <w:r w:rsidRPr="004A5736">
          <w:rPr>
            <w:color w:val="000000"/>
          </w:rPr>
          <w:t xml:space="preserve"> It is used to check for equality the specified object with the other existing object. It returns true if the specified object </w:t>
        </w:r>
        <w:proofErr w:type="spellStart"/>
        <w:r w:rsidRPr="004A5736">
          <w:rPr>
            <w:color w:val="000000"/>
          </w:rPr>
          <w:t>obj</w:t>
        </w:r>
        <w:proofErr w:type="spellEnd"/>
        <w:r w:rsidRPr="004A5736">
          <w:rPr>
            <w:color w:val="000000"/>
          </w:rPr>
          <w:t xml:space="preserve"> is a </w:t>
        </w:r>
        <w:proofErr w:type="spellStart"/>
        <w:r w:rsidRPr="004A5736">
          <w:rPr>
            <w:color w:val="000000"/>
          </w:rPr>
          <w:t>Map.Entry</w:t>
        </w:r>
        <w:proofErr w:type="spellEnd"/>
        <w:r w:rsidRPr="004A5736">
          <w:rPr>
            <w:color w:val="000000"/>
          </w:rPr>
          <w:t xml:space="preserve"> whose key and value are equal to that of the existing object.</w:t>
        </w:r>
      </w:ins>
    </w:p>
    <w:p w:rsidR="00CA7811" w:rsidRPr="004A5736" w:rsidRDefault="00CA7811" w:rsidP="00CA7811">
      <w:pPr>
        <w:pStyle w:val="NormalWeb"/>
        <w:shd w:val="clear" w:color="auto" w:fill="FFFFFF"/>
        <w:spacing w:before="0" w:beforeAutospacing="0" w:after="0" w:afterAutospacing="0"/>
        <w:rPr>
          <w:ins w:id="986" w:author="Unknown"/>
          <w:color w:val="000000"/>
        </w:rPr>
      </w:pPr>
      <w:ins w:id="987" w:author="Unknown">
        <w:r w:rsidRPr="004A5736">
          <w:rPr>
            <w:rStyle w:val="Strong"/>
            <w:color w:val="000000"/>
            <w:bdr w:val="none" w:sz="0" w:space="0" w:color="auto" w:frame="1"/>
          </w:rPr>
          <w:t>2. </w:t>
        </w:r>
        <w:r w:rsidRPr="004A5736">
          <w:rPr>
            <w:rStyle w:val="Strong"/>
            <w:color w:val="008000"/>
            <w:bdr w:val="none" w:sz="0" w:space="0" w:color="auto" w:frame="1"/>
          </w:rPr>
          <w:t xml:space="preserve">K </w:t>
        </w:r>
        <w:proofErr w:type="spellStart"/>
        <w:proofErr w:type="gramStart"/>
        <w:r w:rsidRPr="004A5736">
          <w:rPr>
            <w:rStyle w:val="Strong"/>
            <w:color w:val="008000"/>
            <w:bdr w:val="none" w:sz="0" w:space="0" w:color="auto" w:frame="1"/>
          </w:rPr>
          <w:t>getKey</w:t>
        </w:r>
        <w:proofErr w:type="spellEnd"/>
        <w:r w:rsidRPr="004A5736">
          <w:rPr>
            <w:rStyle w:val="Strong"/>
            <w:color w:val="008000"/>
            <w:bdr w:val="none" w:sz="0" w:space="0" w:color="auto" w:frame="1"/>
          </w:rPr>
          <w:t>(</w:t>
        </w:r>
        <w:proofErr w:type="gramEnd"/>
        <w:r w:rsidRPr="004A5736">
          <w:rPr>
            <w:rStyle w:val="Strong"/>
            <w:color w:val="008000"/>
            <w:bdr w:val="none" w:sz="0" w:space="0" w:color="auto" w:frame="1"/>
          </w:rPr>
          <w:t>):</w:t>
        </w:r>
        <w:r w:rsidRPr="004A5736">
          <w:rPr>
            <w:color w:val="000000"/>
          </w:rPr>
          <w:t> It is used to retrieve the key for a map entry. Its return type is key.</w:t>
        </w:r>
      </w:ins>
    </w:p>
    <w:p w:rsidR="00CA7811" w:rsidRPr="004A5736" w:rsidRDefault="00CA7811" w:rsidP="00CA7811">
      <w:pPr>
        <w:pStyle w:val="NormalWeb"/>
        <w:shd w:val="clear" w:color="auto" w:fill="FFFFFF"/>
        <w:spacing w:before="0" w:beforeAutospacing="0" w:after="0" w:afterAutospacing="0"/>
        <w:rPr>
          <w:ins w:id="988" w:author="Unknown"/>
          <w:color w:val="000000"/>
        </w:rPr>
      </w:pPr>
      <w:ins w:id="989" w:author="Unknown">
        <w:r w:rsidRPr="004A5736">
          <w:rPr>
            <w:rStyle w:val="Strong"/>
            <w:color w:val="000000"/>
            <w:bdr w:val="none" w:sz="0" w:space="0" w:color="auto" w:frame="1"/>
          </w:rPr>
          <w:t>3. </w:t>
        </w:r>
        <w:r w:rsidRPr="004A5736">
          <w:rPr>
            <w:rStyle w:val="Strong"/>
            <w:color w:val="008000"/>
            <w:bdr w:val="none" w:sz="0" w:space="0" w:color="auto" w:frame="1"/>
          </w:rPr>
          <w:t xml:space="preserve">V </w:t>
        </w:r>
        <w:proofErr w:type="spellStart"/>
        <w:proofErr w:type="gramStart"/>
        <w:r w:rsidRPr="004A5736">
          <w:rPr>
            <w:rStyle w:val="Strong"/>
            <w:color w:val="008000"/>
            <w:bdr w:val="none" w:sz="0" w:space="0" w:color="auto" w:frame="1"/>
          </w:rPr>
          <w:t>getValue</w:t>
        </w:r>
        <w:proofErr w:type="spellEnd"/>
        <w:r w:rsidRPr="004A5736">
          <w:rPr>
            <w:rStyle w:val="Strong"/>
            <w:color w:val="008000"/>
            <w:bdr w:val="none" w:sz="0" w:space="0" w:color="auto" w:frame="1"/>
          </w:rPr>
          <w:t>(</w:t>
        </w:r>
        <w:proofErr w:type="gramEnd"/>
        <w:r w:rsidRPr="004A5736">
          <w:rPr>
            <w:rStyle w:val="Strong"/>
            <w:color w:val="008000"/>
            <w:bdr w:val="none" w:sz="0" w:space="0" w:color="auto" w:frame="1"/>
          </w:rPr>
          <w:t>):</w:t>
        </w:r>
        <w:r w:rsidRPr="004A5736">
          <w:rPr>
            <w:color w:val="000000"/>
          </w:rPr>
          <w:t> It is used to get the value for a map entry. Its return type is value.</w:t>
        </w:r>
      </w:ins>
    </w:p>
    <w:p w:rsidR="00CA7811" w:rsidRPr="004A5736" w:rsidRDefault="00CA7811" w:rsidP="00CA7811">
      <w:pPr>
        <w:pStyle w:val="NormalWeb"/>
        <w:shd w:val="clear" w:color="auto" w:fill="FFFFFF"/>
        <w:spacing w:before="0" w:beforeAutospacing="0" w:after="0" w:afterAutospacing="0"/>
        <w:rPr>
          <w:ins w:id="990" w:author="Unknown"/>
          <w:color w:val="000000"/>
        </w:rPr>
      </w:pPr>
      <w:ins w:id="991" w:author="Unknown">
        <w:r w:rsidRPr="004A5736">
          <w:rPr>
            <w:rStyle w:val="Strong"/>
            <w:color w:val="000000"/>
            <w:bdr w:val="none" w:sz="0" w:space="0" w:color="auto" w:frame="1"/>
          </w:rPr>
          <w:lastRenderedPageBreak/>
          <w:t>4. </w:t>
        </w:r>
        <w:proofErr w:type="spellStart"/>
        <w:proofErr w:type="gramStart"/>
        <w:r w:rsidRPr="004A5736">
          <w:rPr>
            <w:rStyle w:val="Strong"/>
            <w:color w:val="008000"/>
            <w:bdr w:val="none" w:sz="0" w:space="0" w:color="auto" w:frame="1"/>
          </w:rPr>
          <w:t>int</w:t>
        </w:r>
        <w:proofErr w:type="spellEnd"/>
        <w:proofErr w:type="gramEnd"/>
        <w:r w:rsidRPr="004A5736">
          <w:rPr>
            <w:rStyle w:val="Strong"/>
            <w:color w:val="008000"/>
            <w:bdr w:val="none" w:sz="0" w:space="0" w:color="auto" w:frame="1"/>
          </w:rPr>
          <w:t xml:space="preserve"> </w:t>
        </w:r>
        <w:proofErr w:type="spellStart"/>
        <w:r w:rsidRPr="004A5736">
          <w:rPr>
            <w:rStyle w:val="Strong"/>
            <w:color w:val="008000"/>
            <w:bdr w:val="none" w:sz="0" w:space="0" w:color="auto" w:frame="1"/>
          </w:rPr>
          <w:t>hashCode</w:t>
        </w:r>
        <w:proofErr w:type="spellEnd"/>
        <w:r w:rsidRPr="004A5736">
          <w:rPr>
            <w:rStyle w:val="Strong"/>
            <w:color w:val="008000"/>
            <w:bdr w:val="none" w:sz="0" w:space="0" w:color="auto" w:frame="1"/>
          </w:rPr>
          <w:t>():</w:t>
        </w:r>
        <w:r w:rsidRPr="004A5736">
          <w:rPr>
            <w:color w:val="000000"/>
          </w:rPr>
          <w:t> It returns hash code value for a map entry.</w:t>
        </w:r>
      </w:ins>
    </w:p>
    <w:p w:rsidR="00CA7811" w:rsidRPr="004A5736" w:rsidRDefault="00CA7811" w:rsidP="00CA7811">
      <w:pPr>
        <w:pStyle w:val="NormalWeb"/>
        <w:shd w:val="clear" w:color="auto" w:fill="FFFFFF"/>
        <w:spacing w:before="0" w:beforeAutospacing="0" w:after="0" w:afterAutospacing="0"/>
        <w:rPr>
          <w:ins w:id="992" w:author="Unknown"/>
          <w:color w:val="000000"/>
        </w:rPr>
      </w:pPr>
      <w:ins w:id="993" w:author="Unknown">
        <w:r w:rsidRPr="004A5736">
          <w:rPr>
            <w:rStyle w:val="Strong"/>
            <w:color w:val="000000"/>
            <w:bdr w:val="none" w:sz="0" w:space="0" w:color="auto" w:frame="1"/>
          </w:rPr>
          <w:t>5. </w:t>
        </w:r>
        <w:proofErr w:type="gramStart"/>
        <w:r w:rsidRPr="004A5736">
          <w:rPr>
            <w:rStyle w:val="Strong"/>
            <w:color w:val="008000"/>
            <w:bdr w:val="none" w:sz="0" w:space="0" w:color="auto" w:frame="1"/>
          </w:rPr>
          <w:t>void</w:t>
        </w:r>
        <w:proofErr w:type="gramEnd"/>
        <w:r w:rsidRPr="004A5736">
          <w:rPr>
            <w:rStyle w:val="Strong"/>
            <w:color w:val="008000"/>
            <w:bdr w:val="none" w:sz="0" w:space="0" w:color="auto" w:frame="1"/>
          </w:rPr>
          <w:t xml:space="preserve"> </w:t>
        </w:r>
        <w:proofErr w:type="spellStart"/>
        <w:r w:rsidRPr="004A5736">
          <w:rPr>
            <w:rStyle w:val="Strong"/>
            <w:color w:val="008000"/>
            <w:bdr w:val="none" w:sz="0" w:space="0" w:color="auto" w:frame="1"/>
          </w:rPr>
          <w:t>setValue</w:t>
        </w:r>
        <w:proofErr w:type="spellEnd"/>
        <w:r w:rsidRPr="004A5736">
          <w:rPr>
            <w:rStyle w:val="Strong"/>
            <w:color w:val="008000"/>
            <w:bdr w:val="none" w:sz="0" w:space="0" w:color="auto" w:frame="1"/>
          </w:rPr>
          <w:t>(V value):</w:t>
        </w:r>
        <w:r w:rsidRPr="004A5736">
          <w:rPr>
            <w:color w:val="000000"/>
          </w:rPr>
          <w:t> This method is used to replace the existing value corresponding to this entry with the specified value and returns the replaced value.</w:t>
        </w:r>
      </w:ins>
    </w:p>
    <w:p w:rsidR="00CA7811" w:rsidRPr="004A5736" w:rsidRDefault="00CA7811" w:rsidP="00CA7811">
      <w:pPr>
        <w:pStyle w:val="Heading2"/>
        <w:shd w:val="clear" w:color="auto" w:fill="FFFFFF"/>
        <w:spacing w:before="230" w:beforeAutospacing="0" w:after="230" w:afterAutospacing="0"/>
        <w:rPr>
          <w:ins w:id="994" w:author="Unknown"/>
          <w:color w:val="000000"/>
          <w:sz w:val="24"/>
          <w:szCs w:val="24"/>
        </w:rPr>
      </w:pPr>
      <w:ins w:id="995" w:author="Unknown">
        <w:r w:rsidRPr="00CA7811">
          <w:rPr>
            <w:color w:val="000000"/>
            <w:sz w:val="24"/>
            <w:szCs w:val="24"/>
            <w:highlight w:val="yellow"/>
          </w:rPr>
          <w:t>How to create Map Object in Java?</w:t>
        </w:r>
      </w:ins>
    </w:p>
    <w:p w:rsidR="00CA7811" w:rsidRPr="004A5736" w:rsidRDefault="00CA7811" w:rsidP="00CA7811">
      <w:pPr>
        <w:pStyle w:val="NormalWeb"/>
        <w:shd w:val="clear" w:color="auto" w:fill="FFFFFF"/>
        <w:spacing w:before="0" w:beforeAutospacing="0" w:after="144" w:afterAutospacing="0"/>
        <w:rPr>
          <w:ins w:id="996" w:author="Unknown"/>
          <w:color w:val="000000"/>
        </w:rPr>
      </w:pPr>
      <w:ins w:id="997" w:author="Unknown">
        <w:r w:rsidRPr="004A5736">
          <w:rPr>
            <w:color w:val="000000"/>
          </w:rPr>
          <w:t xml:space="preserve">We can create an object of the map using any of its three concrete classes: </w:t>
        </w:r>
        <w:proofErr w:type="spellStart"/>
        <w:r w:rsidRPr="004A5736">
          <w:rPr>
            <w:color w:val="000000"/>
          </w:rPr>
          <w:t>HashMap</w:t>
        </w:r>
        <w:proofErr w:type="spellEnd"/>
        <w:r w:rsidRPr="004A5736">
          <w:rPr>
            <w:color w:val="000000"/>
          </w:rPr>
          <w:t xml:space="preserve">, </w:t>
        </w:r>
        <w:proofErr w:type="spellStart"/>
        <w:r w:rsidRPr="004A5736">
          <w:rPr>
            <w:color w:val="000000"/>
          </w:rPr>
          <w:t>LinkedHashMap</w:t>
        </w:r>
        <w:proofErr w:type="spellEnd"/>
        <w:r w:rsidRPr="004A5736">
          <w:rPr>
            <w:color w:val="000000"/>
          </w:rPr>
          <w:t xml:space="preserve">, or </w:t>
        </w:r>
        <w:proofErr w:type="spellStart"/>
        <w:r w:rsidRPr="004A5736">
          <w:rPr>
            <w:color w:val="000000"/>
          </w:rPr>
          <w:t>TreeMap</w:t>
        </w:r>
        <w:proofErr w:type="spellEnd"/>
        <w:r w:rsidRPr="004A5736">
          <w:rPr>
            <w:color w:val="000000"/>
          </w:rPr>
          <w:t xml:space="preserve">. Here, we will take </w:t>
        </w:r>
        <w:proofErr w:type="spellStart"/>
        <w:r w:rsidRPr="004A5736">
          <w:rPr>
            <w:color w:val="000000"/>
          </w:rPr>
          <w:t>HashMap</w:t>
        </w:r>
        <w:proofErr w:type="spellEnd"/>
        <w:r w:rsidRPr="004A5736">
          <w:rPr>
            <w:color w:val="000000"/>
          </w:rPr>
          <w:t xml:space="preserve"> class constructor to create a Map in Java.</w:t>
        </w:r>
      </w:ins>
    </w:p>
    <w:p w:rsidR="00CA7811" w:rsidRPr="004A5736" w:rsidRDefault="00CA7811" w:rsidP="00CA7811">
      <w:pPr>
        <w:pStyle w:val="NormalWeb"/>
        <w:shd w:val="clear" w:color="auto" w:fill="FFFFFF"/>
        <w:spacing w:before="0" w:beforeAutospacing="0" w:after="144" w:afterAutospacing="0"/>
        <w:rPr>
          <w:ins w:id="998" w:author="Unknown"/>
          <w:color w:val="000000"/>
        </w:rPr>
      </w:pPr>
      <w:ins w:id="999" w:author="Unknown">
        <w:r w:rsidRPr="004A5736">
          <w:rPr>
            <w:color w:val="000000"/>
          </w:rPr>
          <w:t>The general syntax to create a map object is as follows:</w:t>
        </w:r>
      </w:ins>
    </w:p>
    <w:p w:rsidR="00CA7811" w:rsidRPr="000F4FF2" w:rsidRDefault="00CA7811" w:rsidP="00CA7811">
      <w:pPr>
        <w:pStyle w:val="HTMLPreformatted"/>
        <w:pBdr>
          <w:left w:val="single" w:sz="36" w:space="12" w:color="FF0000"/>
        </w:pBdr>
        <w:shd w:val="clear" w:color="auto" w:fill="403432"/>
        <w:rPr>
          <w:ins w:id="1000" w:author="Unknown"/>
          <w:rFonts w:ascii="Times New Roman" w:hAnsi="Times New Roman" w:cs="Times New Roman"/>
          <w:color w:val="FFFFFF"/>
          <w:sz w:val="28"/>
          <w:szCs w:val="28"/>
        </w:rPr>
      </w:pPr>
      <w:ins w:id="1001" w:author="Unknown">
        <w:r w:rsidRPr="000F4FF2">
          <w:rPr>
            <w:rFonts w:ascii="Times New Roman" w:hAnsi="Times New Roman" w:cs="Times New Roman"/>
            <w:color w:val="FFFFFF"/>
            <w:sz w:val="28"/>
            <w:szCs w:val="28"/>
          </w:rPr>
          <w:t xml:space="preserve">a) Map&lt;K, V&gt; map = new </w:t>
        </w:r>
        <w:proofErr w:type="spellStart"/>
        <w:r w:rsidRPr="000F4FF2">
          <w:rPr>
            <w:rFonts w:ascii="Times New Roman" w:hAnsi="Times New Roman" w:cs="Times New Roman"/>
            <w:color w:val="FFFFFF"/>
            <w:sz w:val="28"/>
            <w:szCs w:val="28"/>
          </w:rPr>
          <w:t>HashMap</w:t>
        </w:r>
        <w:proofErr w:type="spellEnd"/>
        <w:r w:rsidRPr="000F4FF2">
          <w:rPr>
            <w:rFonts w:ascii="Times New Roman" w:hAnsi="Times New Roman" w:cs="Times New Roman"/>
            <w:color w:val="FFFFFF"/>
            <w:sz w:val="28"/>
            <w:szCs w:val="28"/>
          </w:rPr>
          <w:t>&lt;</w:t>
        </w:r>
        <w:proofErr w:type="gramStart"/>
        <w:r w:rsidRPr="000F4FF2">
          <w:rPr>
            <w:rFonts w:ascii="Times New Roman" w:hAnsi="Times New Roman" w:cs="Times New Roman"/>
            <w:color w:val="FFFFFF"/>
            <w:sz w:val="28"/>
            <w:szCs w:val="28"/>
          </w:rPr>
          <w:t>&gt;(</w:t>
        </w:r>
        <w:proofErr w:type="gramEnd"/>
        <w:r w:rsidRPr="000F4FF2">
          <w:rPr>
            <w:rFonts w:ascii="Times New Roman" w:hAnsi="Times New Roman" w:cs="Times New Roman"/>
            <w:color w:val="FFFFFF"/>
            <w:sz w:val="28"/>
            <w:szCs w:val="28"/>
          </w:rPr>
          <w:t>); // It create an empty map.</w:t>
        </w:r>
      </w:ins>
    </w:p>
    <w:p w:rsidR="00CA7811" w:rsidRPr="000F4FF2" w:rsidRDefault="00CA7811" w:rsidP="00CA7811">
      <w:pPr>
        <w:pStyle w:val="HTMLPreformatted"/>
        <w:pBdr>
          <w:left w:val="single" w:sz="36" w:space="12" w:color="FF0000"/>
        </w:pBdr>
        <w:shd w:val="clear" w:color="auto" w:fill="403432"/>
        <w:rPr>
          <w:ins w:id="1002" w:author="Unknown"/>
          <w:rFonts w:ascii="Times New Roman" w:hAnsi="Times New Roman" w:cs="Times New Roman"/>
          <w:color w:val="FFFFFF"/>
          <w:sz w:val="28"/>
          <w:szCs w:val="28"/>
        </w:rPr>
      </w:pPr>
      <w:ins w:id="1003" w:author="Unknown">
        <w:r w:rsidRPr="000F4FF2">
          <w:rPr>
            <w:rFonts w:ascii="Times New Roman" w:hAnsi="Times New Roman" w:cs="Times New Roman"/>
            <w:color w:val="FFFFFF"/>
            <w:sz w:val="28"/>
            <w:szCs w:val="28"/>
          </w:rPr>
          <w:t xml:space="preserve">b) Map&lt;K, V&gt; map = new </w:t>
        </w:r>
        <w:proofErr w:type="spellStart"/>
        <w:r w:rsidRPr="000F4FF2">
          <w:rPr>
            <w:rFonts w:ascii="Times New Roman" w:hAnsi="Times New Roman" w:cs="Times New Roman"/>
            <w:color w:val="FFFFFF"/>
            <w:sz w:val="28"/>
            <w:szCs w:val="28"/>
          </w:rPr>
          <w:t>HashMap</w:t>
        </w:r>
        <w:proofErr w:type="spellEnd"/>
        <w:r w:rsidRPr="000F4FF2">
          <w:rPr>
            <w:rFonts w:ascii="Times New Roman" w:hAnsi="Times New Roman" w:cs="Times New Roman"/>
            <w:color w:val="FFFFFF"/>
            <w:sz w:val="28"/>
            <w:szCs w:val="28"/>
          </w:rPr>
          <w:t>&lt;</w:t>
        </w:r>
        <w:proofErr w:type="gramStart"/>
        <w:r w:rsidRPr="000F4FF2">
          <w:rPr>
            <w:rFonts w:ascii="Times New Roman" w:hAnsi="Times New Roman" w:cs="Times New Roman"/>
            <w:color w:val="FFFFFF"/>
            <w:sz w:val="28"/>
            <w:szCs w:val="28"/>
          </w:rPr>
          <w:t>&gt;(</w:t>
        </w:r>
        <w:proofErr w:type="gramEnd"/>
        <w:r w:rsidRPr="000F4FF2">
          <w:rPr>
            <w:rFonts w:ascii="Times New Roman" w:hAnsi="Times New Roman" w:cs="Times New Roman"/>
            <w:color w:val="FFFFFF"/>
            <w:sz w:val="28"/>
            <w:szCs w:val="28"/>
          </w:rPr>
          <w:t>Map m); // It creates a map with initializing elements of m.</w:t>
        </w:r>
      </w:ins>
    </w:p>
    <w:p w:rsidR="00CA7811" w:rsidRPr="000F4FF2" w:rsidRDefault="00CA7811" w:rsidP="00CA7811">
      <w:pPr>
        <w:pStyle w:val="HTMLPreformatted"/>
        <w:pBdr>
          <w:left w:val="single" w:sz="36" w:space="12" w:color="FF0000"/>
        </w:pBdr>
        <w:shd w:val="clear" w:color="auto" w:fill="403432"/>
        <w:rPr>
          <w:ins w:id="1004" w:author="Unknown"/>
          <w:rFonts w:ascii="Times New Roman" w:hAnsi="Times New Roman" w:cs="Times New Roman"/>
          <w:color w:val="FFFFFF"/>
          <w:sz w:val="28"/>
          <w:szCs w:val="28"/>
        </w:rPr>
      </w:pPr>
      <w:ins w:id="1005" w:author="Unknown">
        <w:r w:rsidRPr="000F4FF2">
          <w:rPr>
            <w:rFonts w:ascii="Times New Roman" w:hAnsi="Times New Roman" w:cs="Times New Roman"/>
            <w:color w:val="FFFFFF"/>
            <w:sz w:val="28"/>
            <w:szCs w:val="28"/>
          </w:rPr>
          <w:t xml:space="preserve">c) Map&lt;K, V&gt; map = new </w:t>
        </w:r>
        <w:proofErr w:type="spellStart"/>
        <w:r w:rsidRPr="000F4FF2">
          <w:rPr>
            <w:rFonts w:ascii="Times New Roman" w:hAnsi="Times New Roman" w:cs="Times New Roman"/>
            <w:color w:val="FFFFFF"/>
            <w:sz w:val="28"/>
            <w:szCs w:val="28"/>
          </w:rPr>
          <w:t>HashMap</w:t>
        </w:r>
        <w:proofErr w:type="spellEnd"/>
        <w:r w:rsidRPr="000F4FF2">
          <w:rPr>
            <w:rFonts w:ascii="Times New Roman" w:hAnsi="Times New Roman" w:cs="Times New Roman"/>
            <w:color w:val="FFFFFF"/>
            <w:sz w:val="28"/>
            <w:szCs w:val="28"/>
          </w:rPr>
          <w:t>&lt;</w:t>
        </w:r>
        <w:proofErr w:type="gramStart"/>
        <w:r w:rsidRPr="000F4FF2">
          <w:rPr>
            <w:rFonts w:ascii="Times New Roman" w:hAnsi="Times New Roman" w:cs="Times New Roman"/>
            <w:color w:val="FFFFFF"/>
            <w:sz w:val="28"/>
            <w:szCs w:val="28"/>
          </w:rPr>
          <w:t>&gt;(</w:t>
        </w:r>
        <w:proofErr w:type="spellStart"/>
        <w:proofErr w:type="gramEnd"/>
        <w:r w:rsidRPr="000F4FF2">
          <w:rPr>
            <w:rFonts w:ascii="Times New Roman" w:hAnsi="Times New Roman" w:cs="Times New Roman"/>
            <w:color w:val="FFFFFF"/>
            <w:sz w:val="28"/>
            <w:szCs w:val="28"/>
          </w:rPr>
          <w:t>int</w:t>
        </w:r>
        <w:proofErr w:type="spellEnd"/>
        <w:r w:rsidRPr="000F4FF2">
          <w:rPr>
            <w:rFonts w:ascii="Times New Roman" w:hAnsi="Times New Roman" w:cs="Times New Roman"/>
            <w:color w:val="FFFFFF"/>
            <w:sz w:val="28"/>
            <w:szCs w:val="28"/>
          </w:rPr>
          <w:t xml:space="preserve"> </w:t>
        </w:r>
        <w:proofErr w:type="spellStart"/>
        <w:r w:rsidRPr="000F4FF2">
          <w:rPr>
            <w:rFonts w:ascii="Times New Roman" w:hAnsi="Times New Roman" w:cs="Times New Roman"/>
            <w:color w:val="FFFFFF"/>
            <w:sz w:val="28"/>
            <w:szCs w:val="28"/>
          </w:rPr>
          <w:t>initialCapacity</w:t>
        </w:r>
        <w:proofErr w:type="spellEnd"/>
        <w:r w:rsidRPr="000F4FF2">
          <w:rPr>
            <w:rFonts w:ascii="Times New Roman" w:hAnsi="Times New Roman" w:cs="Times New Roman"/>
            <w:color w:val="FFFFFF"/>
            <w:sz w:val="28"/>
            <w:szCs w:val="28"/>
          </w:rPr>
          <w:t xml:space="preserve">); // It creates a map with initialization of initial capacity of </w:t>
        </w:r>
        <w:proofErr w:type="spellStart"/>
        <w:r w:rsidRPr="000F4FF2">
          <w:rPr>
            <w:rFonts w:ascii="Times New Roman" w:hAnsi="Times New Roman" w:cs="Times New Roman"/>
            <w:color w:val="FFFFFF"/>
            <w:sz w:val="28"/>
            <w:szCs w:val="28"/>
          </w:rPr>
          <w:t>HashMap</w:t>
        </w:r>
        <w:proofErr w:type="spellEnd"/>
        <w:r w:rsidRPr="000F4FF2">
          <w:rPr>
            <w:rFonts w:ascii="Times New Roman" w:hAnsi="Times New Roman" w:cs="Times New Roman"/>
            <w:color w:val="FFFFFF"/>
            <w:sz w:val="28"/>
            <w:szCs w:val="28"/>
          </w:rPr>
          <w:t>.</w:t>
        </w:r>
      </w:ins>
    </w:p>
    <w:p w:rsidR="00CA7811" w:rsidRPr="004A5736" w:rsidRDefault="00CA7811" w:rsidP="00CA7811">
      <w:pPr>
        <w:pStyle w:val="HTMLPreformatted"/>
        <w:pBdr>
          <w:left w:val="single" w:sz="36" w:space="12" w:color="FF0000"/>
        </w:pBdr>
        <w:shd w:val="clear" w:color="auto" w:fill="403432"/>
        <w:rPr>
          <w:ins w:id="1006" w:author="Unknown"/>
          <w:rFonts w:ascii="Times New Roman" w:hAnsi="Times New Roman" w:cs="Times New Roman"/>
          <w:color w:val="FFFFFF"/>
          <w:sz w:val="24"/>
          <w:szCs w:val="24"/>
        </w:rPr>
      </w:pPr>
      <w:ins w:id="1007" w:author="Unknown">
        <w:r w:rsidRPr="000F4FF2">
          <w:rPr>
            <w:rFonts w:ascii="Times New Roman" w:hAnsi="Times New Roman" w:cs="Times New Roman"/>
            <w:color w:val="FFFFFF"/>
            <w:sz w:val="28"/>
            <w:szCs w:val="28"/>
          </w:rPr>
          <w:t xml:space="preserve">d) Map&lt;K, V&gt; map = new </w:t>
        </w:r>
        <w:proofErr w:type="spellStart"/>
        <w:r w:rsidRPr="000F4FF2">
          <w:rPr>
            <w:rFonts w:ascii="Times New Roman" w:hAnsi="Times New Roman" w:cs="Times New Roman"/>
            <w:color w:val="FFFFFF"/>
            <w:sz w:val="28"/>
            <w:szCs w:val="28"/>
          </w:rPr>
          <w:t>HashMap</w:t>
        </w:r>
        <w:proofErr w:type="spellEnd"/>
        <w:r w:rsidRPr="000F4FF2">
          <w:rPr>
            <w:rFonts w:ascii="Times New Roman" w:hAnsi="Times New Roman" w:cs="Times New Roman"/>
            <w:color w:val="FFFFFF"/>
            <w:sz w:val="28"/>
            <w:szCs w:val="28"/>
          </w:rPr>
          <w:t>&lt;</w:t>
        </w:r>
        <w:proofErr w:type="gramStart"/>
        <w:r w:rsidRPr="000F4FF2">
          <w:rPr>
            <w:rFonts w:ascii="Times New Roman" w:hAnsi="Times New Roman" w:cs="Times New Roman"/>
            <w:color w:val="FFFFFF"/>
            <w:sz w:val="28"/>
            <w:szCs w:val="28"/>
          </w:rPr>
          <w:t>&gt;(</w:t>
        </w:r>
        <w:proofErr w:type="spellStart"/>
        <w:proofErr w:type="gramEnd"/>
        <w:r w:rsidRPr="000F4FF2">
          <w:rPr>
            <w:rFonts w:ascii="Times New Roman" w:hAnsi="Times New Roman" w:cs="Times New Roman"/>
            <w:color w:val="FFFFFF"/>
            <w:sz w:val="28"/>
            <w:szCs w:val="28"/>
          </w:rPr>
          <w:t>int</w:t>
        </w:r>
        <w:proofErr w:type="spellEnd"/>
        <w:r w:rsidRPr="000F4FF2">
          <w:rPr>
            <w:rFonts w:ascii="Times New Roman" w:hAnsi="Times New Roman" w:cs="Times New Roman"/>
            <w:color w:val="FFFFFF"/>
            <w:sz w:val="28"/>
            <w:szCs w:val="28"/>
          </w:rPr>
          <w:t xml:space="preserve"> </w:t>
        </w:r>
        <w:proofErr w:type="spellStart"/>
        <w:r w:rsidRPr="000F4FF2">
          <w:rPr>
            <w:rFonts w:ascii="Times New Roman" w:hAnsi="Times New Roman" w:cs="Times New Roman"/>
            <w:color w:val="FFFFFF"/>
            <w:sz w:val="28"/>
            <w:szCs w:val="28"/>
          </w:rPr>
          <w:t>initialCapacity</w:t>
        </w:r>
        <w:proofErr w:type="spellEnd"/>
        <w:r w:rsidRPr="000F4FF2">
          <w:rPr>
            <w:rFonts w:ascii="Times New Roman" w:hAnsi="Times New Roman" w:cs="Times New Roman"/>
            <w:color w:val="FFFFFF"/>
            <w:sz w:val="28"/>
            <w:szCs w:val="28"/>
          </w:rPr>
          <w:t xml:space="preserve">, float </w:t>
        </w:r>
        <w:proofErr w:type="spellStart"/>
        <w:r w:rsidRPr="000F4FF2">
          <w:rPr>
            <w:rFonts w:ascii="Times New Roman" w:hAnsi="Times New Roman" w:cs="Times New Roman"/>
            <w:color w:val="FFFFFF"/>
            <w:sz w:val="28"/>
            <w:szCs w:val="28"/>
          </w:rPr>
          <w:t>fillRatio</w:t>
        </w:r>
        <w:proofErr w:type="spellEnd"/>
        <w:r w:rsidRPr="000F4FF2">
          <w:rPr>
            <w:rFonts w:ascii="Times New Roman" w:hAnsi="Times New Roman" w:cs="Times New Roman"/>
            <w:color w:val="FFFFFF"/>
            <w:sz w:val="28"/>
            <w:szCs w:val="28"/>
          </w:rPr>
          <w:t>); // It creates a map object</w:t>
        </w:r>
        <w:r w:rsidRPr="004A5736">
          <w:rPr>
            <w:rFonts w:ascii="Times New Roman" w:hAnsi="Times New Roman" w:cs="Times New Roman"/>
            <w:color w:val="FFFFFF"/>
            <w:sz w:val="24"/>
            <w:szCs w:val="24"/>
          </w:rPr>
          <w:t xml:space="preserve"> with initializing both initial capacity and fill ratio of </w:t>
        </w:r>
        <w:proofErr w:type="spellStart"/>
        <w:r w:rsidRPr="004A5736">
          <w:rPr>
            <w:rFonts w:ascii="Times New Roman" w:hAnsi="Times New Roman" w:cs="Times New Roman"/>
            <w:color w:val="FFFFFF"/>
            <w:sz w:val="24"/>
            <w:szCs w:val="24"/>
          </w:rPr>
          <w:t>HashMap</w:t>
        </w:r>
        <w:proofErr w:type="spellEnd"/>
        <w:r w:rsidRPr="004A5736">
          <w:rPr>
            <w:rFonts w:ascii="Times New Roman" w:hAnsi="Times New Roman" w:cs="Times New Roman"/>
            <w:color w:val="FFFFFF"/>
            <w:sz w:val="24"/>
            <w:szCs w:val="24"/>
          </w:rPr>
          <w:t>.</w:t>
        </w:r>
      </w:ins>
    </w:p>
    <w:p w:rsidR="00CA7811" w:rsidRPr="004A5736" w:rsidRDefault="00CA7811" w:rsidP="00CA7811">
      <w:pPr>
        <w:pStyle w:val="Heading2"/>
        <w:shd w:val="clear" w:color="auto" w:fill="FFFFFF"/>
        <w:spacing w:before="230" w:beforeAutospacing="0" w:after="230" w:afterAutospacing="0"/>
        <w:rPr>
          <w:ins w:id="1008" w:author="Unknown"/>
          <w:color w:val="000000"/>
          <w:sz w:val="24"/>
          <w:szCs w:val="24"/>
        </w:rPr>
      </w:pPr>
      <w:ins w:id="1009" w:author="Unknown">
        <w:r w:rsidRPr="00CA7811">
          <w:rPr>
            <w:color w:val="000000"/>
            <w:sz w:val="24"/>
            <w:szCs w:val="24"/>
            <w:highlight w:val="yellow"/>
          </w:rPr>
          <w:t>Map Methods in Java</w:t>
        </w:r>
      </w:ins>
    </w:p>
    <w:p w:rsidR="00CA7811" w:rsidRPr="004A5736" w:rsidRDefault="00CA7811" w:rsidP="00CA7811">
      <w:pPr>
        <w:pStyle w:val="NormalWeb"/>
        <w:shd w:val="clear" w:color="auto" w:fill="FFFFFF"/>
        <w:spacing w:before="0" w:beforeAutospacing="0" w:after="144" w:afterAutospacing="0"/>
        <w:rPr>
          <w:ins w:id="1010" w:author="Unknown"/>
          <w:color w:val="000000"/>
        </w:rPr>
      </w:pPr>
      <w:ins w:id="1011" w:author="Unknown">
        <w:r w:rsidRPr="004A5736">
          <w:rPr>
            <w:color w:val="000000"/>
          </w:rPr>
          <w:t>Several useful methods have been defined by Java map interface that is as follows:</w:t>
        </w:r>
      </w:ins>
    </w:p>
    <w:p w:rsidR="00CA7811" w:rsidRPr="004A5736" w:rsidRDefault="00CA7811" w:rsidP="00CA7811">
      <w:pPr>
        <w:pStyle w:val="NormalWeb"/>
        <w:shd w:val="clear" w:color="auto" w:fill="FFFFFF"/>
        <w:spacing w:before="0" w:beforeAutospacing="0" w:after="0" w:afterAutospacing="0"/>
        <w:rPr>
          <w:ins w:id="1012" w:author="Unknown"/>
          <w:color w:val="000000"/>
        </w:rPr>
      </w:pPr>
      <w:ins w:id="1013" w:author="Unknown">
        <w:r w:rsidRPr="004A5736">
          <w:rPr>
            <w:rStyle w:val="Strong"/>
            <w:color w:val="000000"/>
            <w:bdr w:val="none" w:sz="0" w:space="0" w:color="auto" w:frame="1"/>
          </w:rPr>
          <w:t xml:space="preserve">1. V </w:t>
        </w:r>
        <w:proofErr w:type="gramStart"/>
        <w:r w:rsidRPr="004A5736">
          <w:rPr>
            <w:rStyle w:val="Strong"/>
            <w:color w:val="000000"/>
            <w:bdr w:val="none" w:sz="0" w:space="0" w:color="auto" w:frame="1"/>
          </w:rPr>
          <w:t>put(</w:t>
        </w:r>
        <w:proofErr w:type="gramEnd"/>
        <w:r w:rsidRPr="004A5736">
          <w:rPr>
            <w:rStyle w:val="Strong"/>
            <w:color w:val="000000"/>
            <w:bdr w:val="none" w:sz="0" w:space="0" w:color="auto" w:frame="1"/>
          </w:rPr>
          <w:t>K key, V value):</w:t>
        </w:r>
        <w:r w:rsidRPr="004A5736">
          <w:rPr>
            <w:color w:val="000000"/>
          </w:rPr>
          <w:t> It is used to add an entry with specified key and value in the map.</w:t>
        </w:r>
      </w:ins>
    </w:p>
    <w:p w:rsidR="00CA7811" w:rsidRPr="004A5736" w:rsidRDefault="00CA7811" w:rsidP="00CA7811">
      <w:pPr>
        <w:pStyle w:val="NormalWeb"/>
        <w:shd w:val="clear" w:color="auto" w:fill="FFFFFF"/>
        <w:spacing w:before="0" w:beforeAutospacing="0" w:after="0" w:afterAutospacing="0"/>
        <w:rPr>
          <w:ins w:id="1014" w:author="Unknown"/>
          <w:color w:val="000000"/>
        </w:rPr>
      </w:pPr>
      <w:ins w:id="1015" w:author="Unknown">
        <w:r w:rsidRPr="004A5736">
          <w:rPr>
            <w:rStyle w:val="Strong"/>
            <w:color w:val="000000"/>
            <w:bdr w:val="none" w:sz="0" w:space="0" w:color="auto" w:frame="1"/>
          </w:rPr>
          <w:t xml:space="preserve">2. </w:t>
        </w:r>
        <w:proofErr w:type="gramStart"/>
        <w:r w:rsidRPr="004A5736">
          <w:rPr>
            <w:rStyle w:val="Strong"/>
            <w:color w:val="000000"/>
            <w:bdr w:val="none" w:sz="0" w:space="0" w:color="auto" w:frame="1"/>
          </w:rPr>
          <w:t>void</w:t>
        </w:r>
        <w:proofErr w:type="gramEnd"/>
        <w:r w:rsidRPr="004A5736">
          <w:rPr>
            <w:rStyle w:val="Strong"/>
            <w:color w:val="000000"/>
            <w:bdr w:val="none" w:sz="0" w:space="0" w:color="auto" w:frame="1"/>
          </w:rPr>
          <w:t xml:space="preserve"> </w:t>
        </w:r>
        <w:proofErr w:type="spellStart"/>
        <w:r w:rsidRPr="004A5736">
          <w:rPr>
            <w:rStyle w:val="Strong"/>
            <w:color w:val="000000"/>
            <w:bdr w:val="none" w:sz="0" w:space="0" w:color="auto" w:frame="1"/>
          </w:rPr>
          <w:t>putAll</w:t>
        </w:r>
        <w:proofErr w:type="spellEnd"/>
        <w:r w:rsidRPr="004A5736">
          <w:rPr>
            <w:rStyle w:val="Strong"/>
            <w:color w:val="000000"/>
            <w:bdr w:val="none" w:sz="0" w:space="0" w:color="auto" w:frame="1"/>
          </w:rPr>
          <w:t>(Map m):</w:t>
        </w:r>
        <w:r w:rsidRPr="004A5736">
          <w:rPr>
            <w:color w:val="000000"/>
          </w:rPr>
          <w:t> It is used to add all entries from into this map.</w:t>
        </w:r>
      </w:ins>
    </w:p>
    <w:p w:rsidR="00CA7811" w:rsidRPr="004A5736" w:rsidRDefault="00CA7811" w:rsidP="00CA7811">
      <w:pPr>
        <w:pStyle w:val="NormalWeb"/>
        <w:shd w:val="clear" w:color="auto" w:fill="FFFFFF"/>
        <w:spacing w:before="0" w:beforeAutospacing="0" w:after="0" w:afterAutospacing="0"/>
        <w:rPr>
          <w:ins w:id="1016" w:author="Unknown"/>
          <w:color w:val="000000"/>
        </w:rPr>
      </w:pPr>
      <w:ins w:id="1017" w:author="Unknown">
        <w:r w:rsidRPr="004A5736">
          <w:rPr>
            <w:rStyle w:val="Strong"/>
            <w:color w:val="000000"/>
            <w:bdr w:val="none" w:sz="0" w:space="0" w:color="auto" w:frame="1"/>
          </w:rPr>
          <w:t xml:space="preserve">3. V </w:t>
        </w:r>
        <w:proofErr w:type="spellStart"/>
        <w:proofErr w:type="gramStart"/>
        <w:r w:rsidRPr="004A5736">
          <w:rPr>
            <w:rStyle w:val="Strong"/>
            <w:color w:val="000000"/>
            <w:bdr w:val="none" w:sz="0" w:space="0" w:color="auto" w:frame="1"/>
          </w:rPr>
          <w:t>putIfAbsent</w:t>
        </w:r>
        <w:proofErr w:type="spellEnd"/>
        <w:r w:rsidRPr="004A5736">
          <w:rPr>
            <w:rStyle w:val="Strong"/>
            <w:color w:val="000000"/>
            <w:bdr w:val="none" w:sz="0" w:space="0" w:color="auto" w:frame="1"/>
          </w:rPr>
          <w:t>(</w:t>
        </w:r>
        <w:proofErr w:type="gramEnd"/>
        <w:r w:rsidRPr="004A5736">
          <w:rPr>
            <w:rStyle w:val="Strong"/>
            <w:color w:val="000000"/>
            <w:bdr w:val="none" w:sz="0" w:space="0" w:color="auto" w:frame="1"/>
          </w:rPr>
          <w:t>K key, V value):</w:t>
        </w:r>
        <w:r w:rsidRPr="004A5736">
          <w:rPr>
            <w:color w:val="000000"/>
          </w:rPr>
          <w:t> It is used to add specified value with specified key in the map only if it is not already specified.</w:t>
        </w:r>
      </w:ins>
    </w:p>
    <w:p w:rsidR="00CA7811" w:rsidRPr="004A5736" w:rsidRDefault="00CA7811" w:rsidP="00CA7811">
      <w:pPr>
        <w:pStyle w:val="NormalWeb"/>
        <w:shd w:val="clear" w:color="auto" w:fill="FFFFFF"/>
        <w:spacing w:before="0" w:beforeAutospacing="0" w:after="0" w:afterAutospacing="0"/>
        <w:rPr>
          <w:ins w:id="1018" w:author="Unknown"/>
          <w:color w:val="000000"/>
        </w:rPr>
      </w:pPr>
      <w:ins w:id="1019" w:author="Unknown">
        <w:r w:rsidRPr="004A5736">
          <w:rPr>
            <w:rStyle w:val="Strong"/>
            <w:color w:val="000000"/>
            <w:bdr w:val="none" w:sz="0" w:space="0" w:color="auto" w:frame="1"/>
          </w:rPr>
          <w:t xml:space="preserve">4. V </w:t>
        </w:r>
        <w:proofErr w:type="gramStart"/>
        <w:r w:rsidRPr="004A5736">
          <w:rPr>
            <w:rStyle w:val="Strong"/>
            <w:color w:val="000000"/>
            <w:bdr w:val="none" w:sz="0" w:space="0" w:color="auto" w:frame="1"/>
          </w:rPr>
          <w:t>remove(</w:t>
        </w:r>
        <w:proofErr w:type="gramEnd"/>
        <w:r w:rsidRPr="004A5736">
          <w:rPr>
            <w:rStyle w:val="Strong"/>
            <w:color w:val="000000"/>
            <w:bdr w:val="none" w:sz="0" w:space="0" w:color="auto" w:frame="1"/>
          </w:rPr>
          <w:t>Object key):</w:t>
        </w:r>
        <w:r w:rsidRPr="004A5736">
          <w:rPr>
            <w:color w:val="000000"/>
          </w:rPr>
          <w:t> This method is used to delete an entry for the specified key. It will return null if the key is not in the map.</w:t>
        </w:r>
      </w:ins>
    </w:p>
    <w:p w:rsidR="00CA7811" w:rsidRPr="004A5736" w:rsidRDefault="00CA7811" w:rsidP="00CA7811">
      <w:pPr>
        <w:pStyle w:val="NormalWeb"/>
        <w:shd w:val="clear" w:color="auto" w:fill="FFFFFF"/>
        <w:spacing w:before="0" w:beforeAutospacing="0" w:after="0" w:afterAutospacing="0"/>
        <w:rPr>
          <w:ins w:id="1020" w:author="Unknown"/>
          <w:color w:val="000000"/>
        </w:rPr>
      </w:pPr>
      <w:ins w:id="1021" w:author="Unknown">
        <w:r w:rsidRPr="004A5736">
          <w:rPr>
            <w:rStyle w:val="Strong"/>
            <w:color w:val="000000"/>
            <w:bdr w:val="none" w:sz="0" w:space="0" w:color="auto" w:frame="1"/>
          </w:rPr>
          <w:t xml:space="preserve">5. </w:t>
        </w:r>
        <w:proofErr w:type="spellStart"/>
        <w:proofErr w:type="gramStart"/>
        <w:r w:rsidRPr="004A5736">
          <w:rPr>
            <w:rStyle w:val="Strong"/>
            <w:color w:val="000000"/>
            <w:bdr w:val="none" w:sz="0" w:space="0" w:color="auto" w:frame="1"/>
          </w:rPr>
          <w:t>boolean</w:t>
        </w:r>
        <w:proofErr w:type="spellEnd"/>
        <w:proofErr w:type="gramEnd"/>
        <w:r w:rsidRPr="004A5736">
          <w:rPr>
            <w:rStyle w:val="Strong"/>
            <w:color w:val="000000"/>
            <w:bdr w:val="none" w:sz="0" w:space="0" w:color="auto" w:frame="1"/>
          </w:rPr>
          <w:t xml:space="preserve"> remove(Object key, Object value):</w:t>
        </w:r>
        <w:r w:rsidRPr="004A5736">
          <w:rPr>
            <w:color w:val="000000"/>
          </w:rPr>
          <w:t> This method is used to remove the specified value associated with specified key from the map.</w:t>
        </w:r>
      </w:ins>
    </w:p>
    <w:p w:rsidR="00CA7811" w:rsidRPr="004A5736" w:rsidRDefault="00CA7811" w:rsidP="00CA7811">
      <w:pPr>
        <w:pStyle w:val="NormalWeb"/>
        <w:shd w:val="clear" w:color="auto" w:fill="FFFFFF"/>
        <w:spacing w:before="0" w:beforeAutospacing="0" w:after="0" w:afterAutospacing="0"/>
        <w:rPr>
          <w:ins w:id="1022" w:author="Unknown"/>
          <w:color w:val="000000"/>
        </w:rPr>
      </w:pPr>
      <w:ins w:id="1023" w:author="Unknown">
        <w:r w:rsidRPr="004A5736">
          <w:rPr>
            <w:rStyle w:val="Strong"/>
            <w:color w:val="000000"/>
            <w:bdr w:val="none" w:sz="0" w:space="0" w:color="auto" w:frame="1"/>
          </w:rPr>
          <w:t xml:space="preserve">6. Set&lt;K&gt; </w:t>
        </w:r>
        <w:proofErr w:type="spellStart"/>
        <w:proofErr w:type="gramStart"/>
        <w:r w:rsidRPr="004A5736">
          <w:rPr>
            <w:rStyle w:val="Strong"/>
            <w:color w:val="000000"/>
            <w:bdr w:val="none" w:sz="0" w:space="0" w:color="auto" w:frame="1"/>
          </w:rPr>
          <w:t>keySet</w:t>
        </w:r>
        <w:proofErr w:type="spellEnd"/>
        <w:r w:rsidRPr="004A5736">
          <w:rPr>
            <w:rStyle w:val="Strong"/>
            <w:color w:val="000000"/>
            <w:bdr w:val="none" w:sz="0" w:space="0" w:color="auto" w:frame="1"/>
          </w:rPr>
          <w:t>(</w:t>
        </w:r>
        <w:proofErr w:type="gramEnd"/>
        <w:r w:rsidRPr="004A5736">
          <w:rPr>
            <w:rStyle w:val="Strong"/>
            <w:color w:val="000000"/>
            <w:bdr w:val="none" w:sz="0" w:space="0" w:color="auto" w:frame="1"/>
          </w:rPr>
          <w:t>):</w:t>
        </w:r>
        <w:r w:rsidRPr="004A5736">
          <w:rPr>
            <w:color w:val="000000"/>
          </w:rPr>
          <w:t> This method returns a set consisting of the keys in the invoking map. It provides a set-view of the keys.</w:t>
        </w:r>
      </w:ins>
    </w:p>
    <w:p w:rsidR="00CA7811" w:rsidRPr="004A5736" w:rsidRDefault="00CA7811" w:rsidP="00CA7811">
      <w:pPr>
        <w:pStyle w:val="NormalWeb"/>
        <w:shd w:val="clear" w:color="auto" w:fill="FFFFFF"/>
        <w:spacing w:before="0" w:beforeAutospacing="0" w:after="0" w:afterAutospacing="0"/>
        <w:rPr>
          <w:ins w:id="1024" w:author="Unknown"/>
          <w:color w:val="000000"/>
        </w:rPr>
      </w:pPr>
      <w:ins w:id="1025" w:author="Unknown">
        <w:r w:rsidRPr="004A5736">
          <w:rPr>
            <w:rStyle w:val="Strong"/>
            <w:color w:val="000000"/>
            <w:bdr w:val="none" w:sz="0" w:space="0" w:color="auto" w:frame="1"/>
          </w:rPr>
          <w:t xml:space="preserve">7. </w:t>
        </w:r>
        <w:proofErr w:type="gramStart"/>
        <w:r w:rsidRPr="004A5736">
          <w:rPr>
            <w:rStyle w:val="Strong"/>
            <w:color w:val="000000"/>
            <w:bdr w:val="none" w:sz="0" w:space="0" w:color="auto" w:frame="1"/>
          </w:rPr>
          <w:t>void</w:t>
        </w:r>
        <w:proofErr w:type="gramEnd"/>
        <w:r w:rsidRPr="004A5736">
          <w:rPr>
            <w:rStyle w:val="Strong"/>
            <w:color w:val="000000"/>
            <w:bdr w:val="none" w:sz="0" w:space="0" w:color="auto" w:frame="1"/>
          </w:rPr>
          <w:t xml:space="preserve"> clear():</w:t>
        </w:r>
        <w:r w:rsidRPr="004A5736">
          <w:rPr>
            <w:color w:val="000000"/>
          </w:rPr>
          <w:t> This method is used to remove all entries from the map.</w:t>
        </w:r>
      </w:ins>
    </w:p>
    <w:p w:rsidR="00CA7811" w:rsidRPr="004A5736" w:rsidRDefault="00CA7811" w:rsidP="00CA7811">
      <w:pPr>
        <w:pStyle w:val="NormalWeb"/>
        <w:shd w:val="clear" w:color="auto" w:fill="FFFFFF"/>
        <w:spacing w:before="0" w:beforeAutospacing="0" w:after="0" w:afterAutospacing="0"/>
        <w:rPr>
          <w:ins w:id="1026" w:author="Unknown"/>
          <w:color w:val="000000"/>
        </w:rPr>
      </w:pPr>
      <w:ins w:id="1027" w:author="Unknown">
        <w:r w:rsidRPr="004A5736">
          <w:rPr>
            <w:rStyle w:val="Strong"/>
            <w:color w:val="000000"/>
            <w:bdr w:val="none" w:sz="0" w:space="0" w:color="auto" w:frame="1"/>
          </w:rPr>
          <w:t xml:space="preserve">8. V </w:t>
        </w:r>
        <w:proofErr w:type="gramStart"/>
        <w:r w:rsidRPr="004A5736">
          <w:rPr>
            <w:rStyle w:val="Strong"/>
            <w:color w:val="000000"/>
            <w:bdr w:val="none" w:sz="0" w:space="0" w:color="auto" w:frame="1"/>
          </w:rPr>
          <w:t>get(</w:t>
        </w:r>
        <w:proofErr w:type="gramEnd"/>
        <w:r w:rsidRPr="004A5736">
          <w:rPr>
            <w:rStyle w:val="Strong"/>
            <w:color w:val="000000"/>
            <w:bdr w:val="none" w:sz="0" w:space="0" w:color="auto" w:frame="1"/>
          </w:rPr>
          <w:t>Object key):</w:t>
        </w:r>
        <w:r w:rsidRPr="004A5736">
          <w:rPr>
            <w:color w:val="000000"/>
          </w:rPr>
          <w:t> This method returns the value for the specified key in this map.</w:t>
        </w:r>
      </w:ins>
    </w:p>
    <w:p w:rsidR="00CA7811" w:rsidRPr="004A5736" w:rsidRDefault="00CA7811" w:rsidP="00CA7811">
      <w:pPr>
        <w:pStyle w:val="NormalWeb"/>
        <w:shd w:val="clear" w:color="auto" w:fill="FFFFFF"/>
        <w:spacing w:before="0" w:beforeAutospacing="0" w:after="0" w:afterAutospacing="0"/>
        <w:rPr>
          <w:ins w:id="1028" w:author="Unknown"/>
          <w:color w:val="000000"/>
        </w:rPr>
      </w:pPr>
      <w:ins w:id="1029" w:author="Unknown">
        <w:r w:rsidRPr="004A5736">
          <w:rPr>
            <w:rStyle w:val="Strong"/>
            <w:color w:val="000000"/>
            <w:bdr w:val="none" w:sz="0" w:space="0" w:color="auto" w:frame="1"/>
          </w:rPr>
          <w:t xml:space="preserve">9. </w:t>
        </w:r>
        <w:proofErr w:type="spellStart"/>
        <w:proofErr w:type="gramStart"/>
        <w:r w:rsidRPr="004A5736">
          <w:rPr>
            <w:rStyle w:val="Strong"/>
            <w:color w:val="000000"/>
            <w:bdr w:val="none" w:sz="0" w:space="0" w:color="auto" w:frame="1"/>
          </w:rPr>
          <w:t>int</w:t>
        </w:r>
        <w:proofErr w:type="spellEnd"/>
        <w:proofErr w:type="gramEnd"/>
        <w:r w:rsidRPr="004A5736">
          <w:rPr>
            <w:rStyle w:val="Strong"/>
            <w:color w:val="000000"/>
            <w:bdr w:val="none" w:sz="0" w:space="0" w:color="auto" w:frame="1"/>
          </w:rPr>
          <w:t xml:space="preserve"> </w:t>
        </w:r>
        <w:proofErr w:type="spellStart"/>
        <w:r w:rsidRPr="004A5736">
          <w:rPr>
            <w:rStyle w:val="Strong"/>
            <w:color w:val="000000"/>
            <w:bdr w:val="none" w:sz="0" w:space="0" w:color="auto" w:frame="1"/>
          </w:rPr>
          <w:t>hashCode</w:t>
        </w:r>
        <w:proofErr w:type="spellEnd"/>
        <w:r w:rsidRPr="004A5736">
          <w:rPr>
            <w:rStyle w:val="Strong"/>
            <w:color w:val="000000"/>
            <w:bdr w:val="none" w:sz="0" w:space="0" w:color="auto" w:frame="1"/>
          </w:rPr>
          <w:t>():</w:t>
        </w:r>
        <w:r w:rsidRPr="004A5736">
          <w:rPr>
            <w:color w:val="000000"/>
          </w:rPr>
          <w:t> It returns the hash code value for the invoking map.</w:t>
        </w:r>
      </w:ins>
    </w:p>
    <w:p w:rsidR="00CA7811" w:rsidRPr="004A5736" w:rsidRDefault="00CA7811" w:rsidP="00CA7811">
      <w:pPr>
        <w:pStyle w:val="NormalWeb"/>
        <w:shd w:val="clear" w:color="auto" w:fill="FFFFFF"/>
        <w:spacing w:before="0" w:beforeAutospacing="0" w:after="0" w:afterAutospacing="0"/>
        <w:rPr>
          <w:ins w:id="1030" w:author="Unknown"/>
          <w:color w:val="000000"/>
        </w:rPr>
      </w:pPr>
      <w:ins w:id="1031" w:author="Unknown">
        <w:r w:rsidRPr="004A5736">
          <w:rPr>
            <w:rStyle w:val="Strong"/>
            <w:color w:val="000000"/>
            <w:bdr w:val="none" w:sz="0" w:space="0" w:color="auto" w:frame="1"/>
          </w:rPr>
          <w:t xml:space="preserve">10. </w:t>
        </w:r>
        <w:proofErr w:type="spellStart"/>
        <w:proofErr w:type="gramStart"/>
        <w:r w:rsidRPr="004A5736">
          <w:rPr>
            <w:rStyle w:val="Strong"/>
            <w:color w:val="000000"/>
            <w:bdr w:val="none" w:sz="0" w:space="0" w:color="auto" w:frame="1"/>
          </w:rPr>
          <w:t>boolean</w:t>
        </w:r>
        <w:proofErr w:type="spellEnd"/>
        <w:proofErr w:type="gramEnd"/>
        <w:r w:rsidRPr="004A5736">
          <w:rPr>
            <w:rStyle w:val="Strong"/>
            <w:color w:val="000000"/>
            <w:bdr w:val="none" w:sz="0" w:space="0" w:color="auto" w:frame="1"/>
          </w:rPr>
          <w:t xml:space="preserve"> </w:t>
        </w:r>
        <w:proofErr w:type="spellStart"/>
        <w:r w:rsidRPr="004A5736">
          <w:rPr>
            <w:rStyle w:val="Strong"/>
            <w:color w:val="000000"/>
            <w:bdr w:val="none" w:sz="0" w:space="0" w:color="auto" w:frame="1"/>
          </w:rPr>
          <w:t>isEmpty</w:t>
        </w:r>
        <w:proofErr w:type="spellEnd"/>
        <w:r w:rsidRPr="004A5736">
          <w:rPr>
            <w:rStyle w:val="Strong"/>
            <w:color w:val="000000"/>
            <w:bdr w:val="none" w:sz="0" w:space="0" w:color="auto" w:frame="1"/>
          </w:rPr>
          <w:t>():</w:t>
        </w:r>
        <w:r w:rsidRPr="004A5736">
          <w:rPr>
            <w:color w:val="000000"/>
          </w:rPr>
          <w:t> This method is used to check whether the map contains any entries. It returns true if the invoking map is empty, otherwise returns false if it contains at least one key.</w:t>
        </w:r>
      </w:ins>
    </w:p>
    <w:p w:rsidR="00CA7811" w:rsidRPr="004A5736" w:rsidRDefault="00CA7811" w:rsidP="00CA7811">
      <w:pPr>
        <w:pStyle w:val="NormalWeb"/>
        <w:shd w:val="clear" w:color="auto" w:fill="FFFFFF"/>
        <w:spacing w:before="0" w:beforeAutospacing="0" w:after="0" w:afterAutospacing="0"/>
        <w:rPr>
          <w:ins w:id="1032" w:author="Unknown"/>
          <w:color w:val="000000"/>
        </w:rPr>
      </w:pPr>
      <w:ins w:id="1033" w:author="Unknown">
        <w:r w:rsidRPr="004A5736">
          <w:rPr>
            <w:rStyle w:val="Strong"/>
            <w:color w:val="000000"/>
            <w:bdr w:val="none" w:sz="0" w:space="0" w:color="auto" w:frame="1"/>
          </w:rPr>
          <w:t xml:space="preserve">11. </w:t>
        </w:r>
        <w:proofErr w:type="spellStart"/>
        <w:proofErr w:type="gramStart"/>
        <w:r w:rsidRPr="004A5736">
          <w:rPr>
            <w:rStyle w:val="Strong"/>
            <w:color w:val="000000"/>
            <w:bdr w:val="none" w:sz="0" w:space="0" w:color="auto" w:frame="1"/>
          </w:rPr>
          <w:t>int</w:t>
        </w:r>
        <w:proofErr w:type="spellEnd"/>
        <w:proofErr w:type="gramEnd"/>
        <w:r w:rsidRPr="004A5736">
          <w:rPr>
            <w:rStyle w:val="Strong"/>
            <w:color w:val="000000"/>
            <w:bdr w:val="none" w:sz="0" w:space="0" w:color="auto" w:frame="1"/>
          </w:rPr>
          <w:t xml:space="preserve"> size():</w:t>
        </w:r>
        <w:r w:rsidRPr="004A5736">
          <w:rPr>
            <w:color w:val="000000"/>
          </w:rPr>
          <w:t> The size() method returns the number of entries (number of key/value pairs) in the map.</w:t>
        </w:r>
      </w:ins>
    </w:p>
    <w:p w:rsidR="00CA7811" w:rsidRPr="004A5736" w:rsidRDefault="00CA7811" w:rsidP="00CA7811">
      <w:pPr>
        <w:pStyle w:val="NormalWeb"/>
        <w:shd w:val="clear" w:color="auto" w:fill="FFFFFF"/>
        <w:spacing w:before="0" w:beforeAutospacing="0" w:after="0" w:afterAutospacing="0"/>
        <w:rPr>
          <w:ins w:id="1034" w:author="Unknown"/>
          <w:color w:val="000000"/>
        </w:rPr>
      </w:pPr>
      <w:ins w:id="1035" w:author="Unknown">
        <w:r w:rsidRPr="004A5736">
          <w:rPr>
            <w:rStyle w:val="Strong"/>
            <w:color w:val="000000"/>
            <w:bdr w:val="none" w:sz="0" w:space="0" w:color="auto" w:frame="1"/>
          </w:rPr>
          <w:t xml:space="preserve">12. V </w:t>
        </w:r>
        <w:proofErr w:type="gramStart"/>
        <w:r w:rsidRPr="004A5736">
          <w:rPr>
            <w:rStyle w:val="Strong"/>
            <w:color w:val="000000"/>
            <w:bdr w:val="none" w:sz="0" w:space="0" w:color="auto" w:frame="1"/>
          </w:rPr>
          <w:t>replace(</w:t>
        </w:r>
        <w:proofErr w:type="gramEnd"/>
        <w:r w:rsidRPr="004A5736">
          <w:rPr>
            <w:rStyle w:val="Strong"/>
            <w:color w:val="000000"/>
            <w:bdr w:val="none" w:sz="0" w:space="0" w:color="auto" w:frame="1"/>
          </w:rPr>
          <w:t>K key, V value):</w:t>
        </w:r>
        <w:r w:rsidRPr="004A5736">
          <w:rPr>
            <w:color w:val="000000"/>
          </w:rPr>
          <w:t> This method is used to replace the specified value for a specified key.</w:t>
        </w:r>
      </w:ins>
    </w:p>
    <w:p w:rsidR="00CA7811" w:rsidRPr="004A5736" w:rsidRDefault="00CA7811" w:rsidP="00CA7811">
      <w:pPr>
        <w:pStyle w:val="NormalWeb"/>
        <w:shd w:val="clear" w:color="auto" w:fill="FFFFFF"/>
        <w:spacing w:before="0" w:beforeAutospacing="0" w:after="0" w:afterAutospacing="0"/>
        <w:rPr>
          <w:ins w:id="1036" w:author="Unknown"/>
          <w:color w:val="000000"/>
        </w:rPr>
      </w:pPr>
      <w:ins w:id="1037" w:author="Unknown">
        <w:r w:rsidRPr="004A5736">
          <w:rPr>
            <w:rStyle w:val="Strong"/>
            <w:color w:val="000000"/>
            <w:bdr w:val="none" w:sz="0" w:space="0" w:color="auto" w:frame="1"/>
          </w:rPr>
          <w:t xml:space="preserve">13. </w:t>
        </w:r>
        <w:proofErr w:type="spellStart"/>
        <w:proofErr w:type="gramStart"/>
        <w:r w:rsidRPr="004A5736">
          <w:rPr>
            <w:rStyle w:val="Strong"/>
            <w:color w:val="000000"/>
            <w:bdr w:val="none" w:sz="0" w:space="0" w:color="auto" w:frame="1"/>
          </w:rPr>
          <w:t>boolean</w:t>
        </w:r>
        <w:proofErr w:type="spellEnd"/>
        <w:proofErr w:type="gramEnd"/>
        <w:r w:rsidRPr="004A5736">
          <w:rPr>
            <w:rStyle w:val="Strong"/>
            <w:color w:val="000000"/>
            <w:bdr w:val="none" w:sz="0" w:space="0" w:color="auto" w:frame="1"/>
          </w:rPr>
          <w:t xml:space="preserve"> replace(K key, V </w:t>
        </w:r>
        <w:proofErr w:type="spellStart"/>
        <w:r w:rsidRPr="004A5736">
          <w:rPr>
            <w:rStyle w:val="Strong"/>
            <w:color w:val="000000"/>
            <w:bdr w:val="none" w:sz="0" w:space="0" w:color="auto" w:frame="1"/>
          </w:rPr>
          <w:t>oldValue</w:t>
        </w:r>
        <w:proofErr w:type="spellEnd"/>
        <w:r w:rsidRPr="004A5736">
          <w:rPr>
            <w:rStyle w:val="Strong"/>
            <w:color w:val="000000"/>
            <w:bdr w:val="none" w:sz="0" w:space="0" w:color="auto" w:frame="1"/>
          </w:rPr>
          <w:t xml:space="preserve">, V </w:t>
        </w:r>
        <w:proofErr w:type="spellStart"/>
        <w:r w:rsidRPr="004A5736">
          <w:rPr>
            <w:rStyle w:val="Strong"/>
            <w:color w:val="000000"/>
            <w:bdr w:val="none" w:sz="0" w:space="0" w:color="auto" w:frame="1"/>
          </w:rPr>
          <w:t>newValue</w:t>
        </w:r>
        <w:proofErr w:type="spellEnd"/>
        <w:r w:rsidRPr="004A5736">
          <w:rPr>
            <w:rStyle w:val="Strong"/>
            <w:color w:val="000000"/>
            <w:bdr w:val="none" w:sz="0" w:space="0" w:color="auto" w:frame="1"/>
          </w:rPr>
          <w:t>):</w:t>
        </w:r>
        <w:r w:rsidRPr="004A5736">
          <w:rPr>
            <w:color w:val="000000"/>
          </w:rPr>
          <w:t> This method is used to replace old value with new value for a specified key.</w:t>
        </w:r>
      </w:ins>
    </w:p>
    <w:p w:rsidR="00CA7811" w:rsidRPr="004A5736" w:rsidRDefault="00CA7811" w:rsidP="00CA7811">
      <w:pPr>
        <w:pStyle w:val="NormalWeb"/>
        <w:shd w:val="clear" w:color="auto" w:fill="FFFFFF"/>
        <w:spacing w:before="0" w:beforeAutospacing="0" w:after="0" w:afterAutospacing="0"/>
        <w:rPr>
          <w:ins w:id="1038" w:author="Unknown"/>
          <w:color w:val="000000"/>
        </w:rPr>
      </w:pPr>
      <w:ins w:id="1039" w:author="Unknown">
        <w:r w:rsidRPr="004A5736">
          <w:rPr>
            <w:rStyle w:val="Strong"/>
            <w:color w:val="000000"/>
            <w:bdr w:val="none" w:sz="0" w:space="0" w:color="auto" w:frame="1"/>
          </w:rPr>
          <w:t xml:space="preserve">14. Collection&lt;V&gt; </w:t>
        </w:r>
        <w:proofErr w:type="gramStart"/>
        <w:r w:rsidRPr="004A5736">
          <w:rPr>
            <w:rStyle w:val="Strong"/>
            <w:color w:val="000000"/>
            <w:bdr w:val="none" w:sz="0" w:space="0" w:color="auto" w:frame="1"/>
          </w:rPr>
          <w:t>values(</w:t>
        </w:r>
        <w:proofErr w:type="gramEnd"/>
        <w:r w:rsidRPr="004A5736">
          <w:rPr>
            <w:rStyle w:val="Strong"/>
            <w:color w:val="000000"/>
            <w:bdr w:val="none" w:sz="0" w:space="0" w:color="auto" w:frame="1"/>
          </w:rPr>
          <w:t>):</w:t>
        </w:r>
        <w:r w:rsidRPr="004A5736">
          <w:rPr>
            <w:color w:val="000000"/>
          </w:rPr>
          <w:t> This method returns a collection view of the values in the map.</w:t>
        </w:r>
      </w:ins>
    </w:p>
    <w:p w:rsidR="00CA7811" w:rsidRPr="004A5736" w:rsidRDefault="00CA7811" w:rsidP="00CA7811">
      <w:pPr>
        <w:pStyle w:val="NormalWeb"/>
        <w:shd w:val="clear" w:color="auto" w:fill="FFFFFF"/>
        <w:spacing w:before="0" w:beforeAutospacing="0" w:after="0" w:afterAutospacing="0"/>
        <w:rPr>
          <w:ins w:id="1040" w:author="Unknown"/>
          <w:color w:val="000000"/>
        </w:rPr>
      </w:pPr>
      <w:ins w:id="1041" w:author="Unknown">
        <w:r w:rsidRPr="004A5736">
          <w:rPr>
            <w:rStyle w:val="Strong"/>
            <w:color w:val="000000"/>
            <w:bdr w:val="none" w:sz="0" w:space="0" w:color="auto" w:frame="1"/>
          </w:rPr>
          <w:t xml:space="preserve">15. </w:t>
        </w:r>
        <w:proofErr w:type="spellStart"/>
        <w:proofErr w:type="gramStart"/>
        <w:r w:rsidRPr="004A5736">
          <w:rPr>
            <w:rStyle w:val="Strong"/>
            <w:color w:val="000000"/>
            <w:bdr w:val="none" w:sz="0" w:space="0" w:color="auto" w:frame="1"/>
          </w:rPr>
          <w:t>boolean</w:t>
        </w:r>
        <w:proofErr w:type="spellEnd"/>
        <w:proofErr w:type="gramEnd"/>
        <w:r w:rsidRPr="004A5736">
          <w:rPr>
            <w:rStyle w:val="Strong"/>
            <w:color w:val="000000"/>
            <w:bdr w:val="none" w:sz="0" w:space="0" w:color="auto" w:frame="1"/>
          </w:rPr>
          <w:t xml:space="preserve"> </w:t>
        </w:r>
        <w:proofErr w:type="spellStart"/>
        <w:r w:rsidRPr="004A5736">
          <w:rPr>
            <w:rStyle w:val="Strong"/>
            <w:color w:val="000000"/>
            <w:bdr w:val="none" w:sz="0" w:space="0" w:color="auto" w:frame="1"/>
          </w:rPr>
          <w:t>containsKey</w:t>
        </w:r>
        <w:proofErr w:type="spellEnd"/>
        <w:r w:rsidRPr="004A5736">
          <w:rPr>
            <w:rStyle w:val="Strong"/>
            <w:color w:val="000000"/>
            <w:bdr w:val="none" w:sz="0" w:space="0" w:color="auto" w:frame="1"/>
          </w:rPr>
          <w:t>(Object key):</w:t>
        </w:r>
        <w:r w:rsidRPr="004A5736">
          <w:rPr>
            <w:color w:val="000000"/>
          </w:rPr>
          <w:t> This method is used to check whether the map contains an entry for the specified key. It returns true if the invoking map contains an entry for the specified key. Otherwise, returns false.</w:t>
        </w:r>
      </w:ins>
    </w:p>
    <w:p w:rsidR="00CA7811" w:rsidRPr="004A5736" w:rsidRDefault="00CA7811" w:rsidP="00CA7811">
      <w:pPr>
        <w:pStyle w:val="NormalWeb"/>
        <w:shd w:val="clear" w:color="auto" w:fill="FFFFFF"/>
        <w:spacing w:before="0" w:beforeAutospacing="0" w:after="0" w:afterAutospacing="0"/>
        <w:rPr>
          <w:ins w:id="1042" w:author="Unknown"/>
          <w:color w:val="000000"/>
        </w:rPr>
      </w:pPr>
      <w:ins w:id="1043" w:author="Unknown">
        <w:r w:rsidRPr="004A5736">
          <w:rPr>
            <w:rStyle w:val="Strong"/>
            <w:color w:val="000000"/>
            <w:bdr w:val="none" w:sz="0" w:space="0" w:color="auto" w:frame="1"/>
          </w:rPr>
          <w:lastRenderedPageBreak/>
          <w:t xml:space="preserve">16. </w:t>
        </w:r>
        <w:proofErr w:type="spellStart"/>
        <w:proofErr w:type="gramStart"/>
        <w:r w:rsidRPr="004A5736">
          <w:rPr>
            <w:rStyle w:val="Strong"/>
            <w:color w:val="000000"/>
            <w:bdr w:val="none" w:sz="0" w:space="0" w:color="auto" w:frame="1"/>
          </w:rPr>
          <w:t>boolean</w:t>
        </w:r>
        <w:proofErr w:type="spellEnd"/>
        <w:proofErr w:type="gramEnd"/>
        <w:r w:rsidRPr="004A5736">
          <w:rPr>
            <w:rStyle w:val="Strong"/>
            <w:color w:val="000000"/>
            <w:bdr w:val="none" w:sz="0" w:space="0" w:color="auto" w:frame="1"/>
          </w:rPr>
          <w:t xml:space="preserve"> </w:t>
        </w:r>
        <w:proofErr w:type="spellStart"/>
        <w:r w:rsidRPr="004A5736">
          <w:rPr>
            <w:rStyle w:val="Strong"/>
            <w:color w:val="000000"/>
            <w:bdr w:val="none" w:sz="0" w:space="0" w:color="auto" w:frame="1"/>
          </w:rPr>
          <w:t>containsValue</w:t>
        </w:r>
        <w:proofErr w:type="spellEnd"/>
        <w:r w:rsidRPr="004A5736">
          <w:rPr>
            <w:rStyle w:val="Strong"/>
            <w:color w:val="000000"/>
            <w:bdr w:val="none" w:sz="0" w:space="0" w:color="auto" w:frame="1"/>
          </w:rPr>
          <w:t>(Object value):</w:t>
        </w:r>
        <w:r w:rsidRPr="004A5736">
          <w:rPr>
            <w:color w:val="000000"/>
          </w:rPr>
          <w:t> This method is used to check whether the map contains an entry for the specified value. It returns true if the map contains specified value. Otherwise, returns false.</w:t>
        </w:r>
      </w:ins>
    </w:p>
    <w:p w:rsidR="00CA7811" w:rsidRPr="004A5736" w:rsidRDefault="00CA7811" w:rsidP="00CA7811">
      <w:pPr>
        <w:pStyle w:val="NormalWeb"/>
        <w:shd w:val="clear" w:color="auto" w:fill="FFFFFF"/>
        <w:spacing w:before="0" w:beforeAutospacing="0" w:after="0" w:afterAutospacing="0"/>
        <w:rPr>
          <w:ins w:id="1044" w:author="Unknown"/>
          <w:color w:val="000000"/>
        </w:rPr>
      </w:pPr>
      <w:ins w:id="1045" w:author="Unknown">
        <w:r w:rsidRPr="004A5736">
          <w:rPr>
            <w:rStyle w:val="Strong"/>
            <w:color w:val="000000"/>
            <w:bdr w:val="none" w:sz="0" w:space="0" w:color="auto" w:frame="1"/>
          </w:rPr>
          <w:t xml:space="preserve">17. </w:t>
        </w:r>
        <w:proofErr w:type="spellStart"/>
        <w:proofErr w:type="gramStart"/>
        <w:r w:rsidRPr="004A5736">
          <w:rPr>
            <w:rStyle w:val="Strong"/>
            <w:color w:val="000000"/>
            <w:bdr w:val="none" w:sz="0" w:space="0" w:color="auto" w:frame="1"/>
          </w:rPr>
          <w:t>boolean</w:t>
        </w:r>
        <w:proofErr w:type="spellEnd"/>
        <w:proofErr w:type="gramEnd"/>
        <w:r w:rsidRPr="004A5736">
          <w:rPr>
            <w:rStyle w:val="Strong"/>
            <w:color w:val="000000"/>
            <w:bdr w:val="none" w:sz="0" w:space="0" w:color="auto" w:frame="1"/>
          </w:rPr>
          <w:t xml:space="preserve"> equals(Object </w:t>
        </w:r>
        <w:proofErr w:type="spellStart"/>
        <w:r w:rsidRPr="004A5736">
          <w:rPr>
            <w:rStyle w:val="Strong"/>
            <w:color w:val="000000"/>
            <w:bdr w:val="none" w:sz="0" w:space="0" w:color="auto" w:frame="1"/>
          </w:rPr>
          <w:t>obj</w:t>
        </w:r>
        <w:proofErr w:type="spellEnd"/>
        <w:r w:rsidRPr="004A5736">
          <w:rPr>
            <w:rStyle w:val="Strong"/>
            <w:color w:val="000000"/>
            <w:bdr w:val="none" w:sz="0" w:space="0" w:color="auto" w:frame="1"/>
          </w:rPr>
          <w:t>):</w:t>
        </w:r>
        <w:r w:rsidRPr="004A5736">
          <w:rPr>
            <w:color w:val="000000"/>
          </w:rPr>
          <w:t xml:space="preserve"> This method is used to compare the specified Object with map. If </w:t>
        </w:r>
        <w:proofErr w:type="spellStart"/>
        <w:r w:rsidRPr="004A5736">
          <w:rPr>
            <w:color w:val="000000"/>
          </w:rPr>
          <w:t>obj</w:t>
        </w:r>
        <w:proofErr w:type="spellEnd"/>
        <w:r w:rsidRPr="004A5736">
          <w:rPr>
            <w:color w:val="000000"/>
          </w:rPr>
          <w:t xml:space="preserve"> is a map and contains the same entries, it returns true otherwise, false.</w:t>
        </w:r>
      </w:ins>
    </w:p>
    <w:p w:rsidR="00CA7811" w:rsidRPr="004A5736" w:rsidRDefault="00CA7811" w:rsidP="00CA7811">
      <w:pPr>
        <w:pStyle w:val="Heading2"/>
        <w:shd w:val="clear" w:color="auto" w:fill="FFFFFF"/>
        <w:spacing w:before="230" w:beforeAutospacing="0" w:after="230" w:afterAutospacing="0"/>
        <w:rPr>
          <w:ins w:id="1046" w:author="Unknown"/>
          <w:color w:val="000000"/>
          <w:sz w:val="24"/>
          <w:szCs w:val="24"/>
        </w:rPr>
      </w:pPr>
      <w:ins w:id="1047" w:author="Unknown">
        <w:r w:rsidRPr="004A5736">
          <w:rPr>
            <w:color w:val="000000"/>
            <w:sz w:val="24"/>
            <w:szCs w:val="24"/>
          </w:rPr>
          <w:t>Java Map Example Programs</w:t>
        </w:r>
      </w:ins>
    </w:p>
    <w:p w:rsidR="00CA7811" w:rsidRPr="004A5736" w:rsidRDefault="00CA7811" w:rsidP="00CA7811">
      <w:pPr>
        <w:pStyle w:val="NormalWeb"/>
        <w:shd w:val="clear" w:color="auto" w:fill="FFFFFF"/>
        <w:spacing w:before="0" w:beforeAutospacing="0" w:after="144" w:afterAutospacing="0"/>
        <w:rPr>
          <w:ins w:id="1048" w:author="Unknown"/>
          <w:color w:val="000000"/>
        </w:rPr>
      </w:pPr>
      <w:ins w:id="1049" w:author="Unknown">
        <w:r w:rsidRPr="004A5736">
          <w:rPr>
            <w:color w:val="000000"/>
          </w:rPr>
          <w:t>Let’s take some example programs where we will perform some useful operations like adding, removing, replacing entry in a map based on the above methods.</w:t>
        </w:r>
      </w:ins>
    </w:p>
    <w:p w:rsidR="00CA7811" w:rsidRPr="004A5736" w:rsidRDefault="00CA7811" w:rsidP="00CA7811">
      <w:pPr>
        <w:pStyle w:val="NormalWeb"/>
        <w:shd w:val="clear" w:color="auto" w:fill="FFFFFF"/>
        <w:spacing w:before="0" w:beforeAutospacing="0" w:after="0" w:afterAutospacing="0"/>
        <w:rPr>
          <w:ins w:id="1050" w:author="Unknown"/>
          <w:color w:val="000000"/>
        </w:rPr>
      </w:pPr>
      <w:ins w:id="1051" w:author="Unknown">
        <w:r w:rsidRPr="004A5736">
          <w:rPr>
            <w:rStyle w:val="Strong"/>
            <w:color w:val="000000"/>
            <w:bdr w:val="none" w:sz="0" w:space="0" w:color="auto" w:frame="1"/>
          </w:rPr>
          <w:t>1. Adding entries:</w:t>
        </w:r>
        <w:r w:rsidRPr="004A5736">
          <w:rPr>
            <w:color w:val="000000"/>
          </w:rPr>
          <w:t xml:space="preserve"> Let’s create a program where we will add entries in map using </w:t>
        </w:r>
        <w:proofErr w:type="gramStart"/>
        <w:r w:rsidRPr="004A5736">
          <w:rPr>
            <w:color w:val="000000"/>
          </w:rPr>
          <w:t>put(</w:t>
        </w:r>
        <w:proofErr w:type="gramEnd"/>
        <w:r w:rsidRPr="004A5736">
          <w:rPr>
            <w:color w:val="000000"/>
          </w:rPr>
          <w:t>) method. We will also check a map is empty or not before adding entries in a map. Look at the source code to understand better.</w:t>
        </w:r>
      </w:ins>
    </w:p>
    <w:p w:rsidR="00CA7811" w:rsidRPr="004A5736" w:rsidRDefault="00CA7811" w:rsidP="00CA7811">
      <w:pPr>
        <w:pStyle w:val="NormalWeb"/>
        <w:shd w:val="clear" w:color="auto" w:fill="FFFFFF"/>
        <w:spacing w:before="0" w:beforeAutospacing="0" w:after="0" w:afterAutospacing="0"/>
        <w:rPr>
          <w:ins w:id="1052" w:author="Unknown"/>
          <w:color w:val="000000"/>
        </w:rPr>
      </w:pPr>
      <w:ins w:id="1053" w:author="Unknown">
        <w:r w:rsidRPr="004A5736">
          <w:rPr>
            <w:rStyle w:val="Strong"/>
            <w:color w:val="000000"/>
            <w:bdr w:val="none" w:sz="0" w:space="0" w:color="auto" w:frame="1"/>
          </w:rPr>
          <w:t>Program source code 1:</w:t>
        </w:r>
      </w:ins>
    </w:p>
    <w:p w:rsidR="00CA7811" w:rsidRPr="004A5736" w:rsidRDefault="00CA7811" w:rsidP="00CA7811">
      <w:pPr>
        <w:pStyle w:val="HTMLPreformatted"/>
        <w:pBdr>
          <w:left w:val="single" w:sz="36" w:space="12" w:color="FF0000"/>
        </w:pBdr>
        <w:shd w:val="clear" w:color="auto" w:fill="403432"/>
        <w:rPr>
          <w:ins w:id="1054" w:author="Unknown"/>
          <w:rFonts w:ascii="Times New Roman" w:hAnsi="Times New Roman" w:cs="Times New Roman"/>
          <w:color w:val="FFFFFF"/>
          <w:sz w:val="24"/>
          <w:szCs w:val="24"/>
        </w:rPr>
      </w:pPr>
      <w:proofErr w:type="gramStart"/>
      <w:ins w:id="1055"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java.util.HashMap</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056" w:author="Unknown"/>
          <w:rFonts w:ascii="Times New Roman" w:hAnsi="Times New Roman" w:cs="Times New Roman"/>
          <w:color w:val="FFFFFF"/>
          <w:sz w:val="24"/>
          <w:szCs w:val="24"/>
        </w:rPr>
      </w:pPr>
      <w:proofErr w:type="gramStart"/>
      <w:ins w:id="1057"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java.util.Map</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058" w:author="Unknown"/>
          <w:rFonts w:ascii="Times New Roman" w:hAnsi="Times New Roman" w:cs="Times New Roman"/>
          <w:color w:val="FFFFFF"/>
          <w:sz w:val="24"/>
          <w:szCs w:val="24"/>
        </w:rPr>
      </w:pPr>
      <w:proofErr w:type="gramStart"/>
      <w:ins w:id="1059"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class </w:t>
        </w:r>
        <w:proofErr w:type="spellStart"/>
        <w:r w:rsidRPr="004A5736">
          <w:rPr>
            <w:rFonts w:ascii="Times New Roman" w:hAnsi="Times New Roman" w:cs="Times New Roman"/>
            <w:color w:val="FFFFFF"/>
            <w:sz w:val="24"/>
            <w:szCs w:val="24"/>
          </w:rPr>
          <w:t>AddDemo</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060" w:author="Unknown"/>
          <w:rFonts w:ascii="Times New Roman" w:hAnsi="Times New Roman" w:cs="Times New Roman"/>
          <w:color w:val="FFFFFF"/>
          <w:sz w:val="24"/>
          <w:szCs w:val="24"/>
        </w:rPr>
      </w:pPr>
      <w:ins w:id="1061" w:author="Unknown">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062" w:author="Unknown"/>
          <w:rFonts w:ascii="Times New Roman" w:hAnsi="Times New Roman" w:cs="Times New Roman"/>
          <w:color w:val="FFFFFF"/>
          <w:sz w:val="24"/>
          <w:szCs w:val="24"/>
        </w:rPr>
      </w:pPr>
      <w:proofErr w:type="gramStart"/>
      <w:ins w:id="1063"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static void main(String[] </w:t>
        </w:r>
        <w:proofErr w:type="spellStart"/>
        <w:r w:rsidRPr="004A5736">
          <w:rPr>
            <w:rFonts w:ascii="Times New Roman" w:hAnsi="Times New Roman" w:cs="Times New Roman"/>
            <w:color w:val="FFFFFF"/>
            <w:sz w:val="24"/>
            <w:szCs w:val="24"/>
          </w:rPr>
          <w:t>args</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064" w:author="Unknown"/>
          <w:rFonts w:ascii="Times New Roman" w:hAnsi="Times New Roman" w:cs="Times New Roman"/>
          <w:color w:val="FFFFFF"/>
          <w:sz w:val="24"/>
          <w:szCs w:val="24"/>
        </w:rPr>
      </w:pPr>
      <w:ins w:id="1065" w:author="Unknown">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066" w:author="Unknown"/>
          <w:rFonts w:ascii="Times New Roman" w:hAnsi="Times New Roman" w:cs="Times New Roman"/>
          <w:color w:val="FFFFFF"/>
          <w:sz w:val="24"/>
          <w:szCs w:val="24"/>
        </w:rPr>
      </w:pPr>
      <w:ins w:id="1067"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Create</w:t>
        </w:r>
        <w:proofErr w:type="gramEnd"/>
        <w:r w:rsidRPr="004A5736">
          <w:rPr>
            <w:rFonts w:ascii="Times New Roman" w:hAnsi="Times New Roman" w:cs="Times New Roman"/>
            <w:color w:val="FFFFFF"/>
            <w:sz w:val="24"/>
            <w:szCs w:val="24"/>
          </w:rPr>
          <w:t xml:space="preserve"> a map of generic type.</w:t>
        </w:r>
        <w:r w:rsidRPr="004A5736">
          <w:rPr>
            <w:rFonts w:ascii="Times New Roman" w:hAnsi="Times New Roman" w:cs="Times New Roman"/>
            <w:color w:val="FFFFFF"/>
            <w:sz w:val="24"/>
            <w:szCs w:val="24"/>
          </w:rPr>
          <w:tab/>
        </w:r>
      </w:ins>
    </w:p>
    <w:p w:rsidR="00CA7811" w:rsidRPr="004A5736" w:rsidRDefault="00CA7811" w:rsidP="00CA7811">
      <w:pPr>
        <w:pStyle w:val="HTMLPreformatted"/>
        <w:pBdr>
          <w:left w:val="single" w:sz="36" w:space="12" w:color="FF0000"/>
        </w:pBdr>
        <w:shd w:val="clear" w:color="auto" w:fill="403432"/>
        <w:rPr>
          <w:ins w:id="1068" w:author="Unknown"/>
          <w:rFonts w:ascii="Times New Roman" w:hAnsi="Times New Roman" w:cs="Times New Roman"/>
          <w:color w:val="FFFFFF"/>
          <w:sz w:val="24"/>
          <w:szCs w:val="24"/>
        </w:rPr>
      </w:pPr>
      <w:ins w:id="1069" w:author="Unknown">
        <w:r w:rsidRPr="004A5736">
          <w:rPr>
            <w:rFonts w:ascii="Times New Roman" w:hAnsi="Times New Roman" w:cs="Times New Roman"/>
            <w:color w:val="FFFFFF"/>
            <w:sz w:val="24"/>
            <w:szCs w:val="24"/>
          </w:rPr>
          <w:t xml:space="preserve">  Map&lt;Integer, String&gt; map = new </w:t>
        </w:r>
        <w:proofErr w:type="spellStart"/>
        <w:r w:rsidRPr="004A5736">
          <w:rPr>
            <w:rFonts w:ascii="Times New Roman" w:hAnsi="Times New Roman" w:cs="Times New Roman"/>
            <w:color w:val="FFFFFF"/>
            <w:sz w:val="24"/>
            <w:szCs w:val="24"/>
          </w:rPr>
          <w:t>HashMap</w:t>
        </w:r>
        <w:proofErr w:type="spellEnd"/>
        <w:r w:rsidRPr="004A5736">
          <w:rPr>
            <w:rFonts w:ascii="Times New Roman" w:hAnsi="Times New Roman" w:cs="Times New Roman"/>
            <w:color w:val="FFFFFF"/>
            <w:sz w:val="24"/>
            <w:szCs w:val="24"/>
          </w:rPr>
          <w:t>&lt;</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070" w:author="Unknown"/>
          <w:rFonts w:ascii="Times New Roman" w:hAnsi="Times New Roman" w:cs="Times New Roman"/>
          <w:color w:val="FFFFFF"/>
          <w:sz w:val="24"/>
          <w:szCs w:val="24"/>
        </w:rPr>
      </w:pPr>
      <w:ins w:id="1071"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072" w:author="Unknown"/>
          <w:rFonts w:ascii="Times New Roman" w:hAnsi="Times New Roman" w:cs="Times New Roman"/>
          <w:color w:val="FFFFFF"/>
          <w:sz w:val="24"/>
          <w:szCs w:val="24"/>
        </w:rPr>
      </w:pPr>
      <w:ins w:id="1073"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Checking</w:t>
        </w:r>
        <w:proofErr w:type="gramEnd"/>
        <w:r w:rsidRPr="004A5736">
          <w:rPr>
            <w:rFonts w:ascii="Times New Roman" w:hAnsi="Times New Roman" w:cs="Times New Roman"/>
            <w:color w:val="FFFFFF"/>
            <w:sz w:val="24"/>
            <w:szCs w:val="24"/>
          </w:rPr>
          <w:t xml:space="preserve"> map is empty or not.</w:t>
        </w:r>
      </w:ins>
    </w:p>
    <w:p w:rsidR="00CA7811" w:rsidRPr="004A5736" w:rsidRDefault="00CA7811" w:rsidP="00CA7811">
      <w:pPr>
        <w:pStyle w:val="HTMLPreformatted"/>
        <w:pBdr>
          <w:left w:val="single" w:sz="36" w:space="12" w:color="FF0000"/>
        </w:pBdr>
        <w:shd w:val="clear" w:color="auto" w:fill="403432"/>
        <w:rPr>
          <w:ins w:id="1074" w:author="Unknown"/>
          <w:rFonts w:ascii="Times New Roman" w:hAnsi="Times New Roman" w:cs="Times New Roman"/>
          <w:color w:val="FFFFFF"/>
          <w:sz w:val="24"/>
          <w:szCs w:val="24"/>
        </w:rPr>
      </w:pPr>
      <w:ins w:id="1075"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boolean</w:t>
        </w:r>
        <w:proofErr w:type="spellEnd"/>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isEmpty</w:t>
        </w:r>
        <w:proofErr w:type="spellEnd"/>
        <w:r w:rsidRPr="004A5736">
          <w:rPr>
            <w:rFonts w:ascii="Times New Roman" w:hAnsi="Times New Roman" w:cs="Times New Roman"/>
            <w:color w:val="FFFFFF"/>
            <w:sz w:val="24"/>
            <w:szCs w:val="24"/>
          </w:rPr>
          <w:t xml:space="preserve"> = </w:t>
        </w:r>
        <w:proofErr w:type="spellStart"/>
        <w:r w:rsidRPr="004A5736">
          <w:rPr>
            <w:rFonts w:ascii="Times New Roman" w:hAnsi="Times New Roman" w:cs="Times New Roman"/>
            <w:color w:val="FFFFFF"/>
            <w:sz w:val="24"/>
            <w:szCs w:val="24"/>
          </w:rPr>
          <w:t>map.isEmpty</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076" w:author="Unknown"/>
          <w:rFonts w:ascii="Times New Roman" w:hAnsi="Times New Roman" w:cs="Times New Roman"/>
          <w:color w:val="FFFFFF"/>
          <w:sz w:val="24"/>
          <w:szCs w:val="24"/>
        </w:rPr>
      </w:pPr>
      <w:ins w:id="1077"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Is Map is empty? " +</w:t>
        </w:r>
        <w:proofErr w:type="spellStart"/>
        <w:r w:rsidRPr="004A5736">
          <w:rPr>
            <w:rFonts w:ascii="Times New Roman" w:hAnsi="Times New Roman" w:cs="Times New Roman"/>
            <w:color w:val="FFFFFF"/>
            <w:sz w:val="24"/>
            <w:szCs w:val="24"/>
          </w:rPr>
          <w:t>isEmpty</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078" w:author="Unknown"/>
          <w:rFonts w:ascii="Times New Roman" w:hAnsi="Times New Roman" w:cs="Times New Roman"/>
          <w:color w:val="FFFFFF"/>
          <w:sz w:val="24"/>
          <w:szCs w:val="24"/>
        </w:rPr>
      </w:pPr>
      <w:ins w:id="1079"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080" w:author="Unknown"/>
          <w:rFonts w:ascii="Times New Roman" w:hAnsi="Times New Roman" w:cs="Times New Roman"/>
          <w:color w:val="FFFFFF"/>
          <w:sz w:val="24"/>
          <w:szCs w:val="24"/>
        </w:rPr>
      </w:pPr>
      <w:ins w:id="1081"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Adding</w:t>
        </w:r>
        <w:proofErr w:type="gramEnd"/>
        <w:r w:rsidRPr="004A5736">
          <w:rPr>
            <w:rFonts w:ascii="Times New Roman" w:hAnsi="Times New Roman" w:cs="Times New Roman"/>
            <w:color w:val="FFFFFF"/>
            <w:sz w:val="24"/>
            <w:szCs w:val="24"/>
          </w:rPr>
          <w:t xml:space="preserve"> entries in the map. Call </w:t>
        </w:r>
        <w:proofErr w:type="gramStart"/>
        <w:r w:rsidRPr="004A5736">
          <w:rPr>
            <w:rFonts w:ascii="Times New Roman" w:hAnsi="Times New Roman" w:cs="Times New Roman"/>
            <w:color w:val="FFFFFF"/>
            <w:sz w:val="24"/>
            <w:szCs w:val="24"/>
          </w:rPr>
          <w:t>put(</w:t>
        </w:r>
        <w:proofErr w:type="gramEnd"/>
        <w:r w:rsidRPr="004A5736">
          <w:rPr>
            <w:rFonts w:ascii="Times New Roman" w:hAnsi="Times New Roman" w:cs="Times New Roman"/>
            <w:color w:val="FFFFFF"/>
            <w:sz w:val="24"/>
            <w:szCs w:val="24"/>
          </w:rPr>
          <w:t>) method to add entries in map.</w:t>
        </w:r>
      </w:ins>
    </w:p>
    <w:p w:rsidR="00CA7811" w:rsidRPr="004A5736" w:rsidRDefault="00CA7811" w:rsidP="00CA7811">
      <w:pPr>
        <w:pStyle w:val="HTMLPreformatted"/>
        <w:pBdr>
          <w:left w:val="single" w:sz="36" w:space="12" w:color="FF0000"/>
        </w:pBdr>
        <w:shd w:val="clear" w:color="auto" w:fill="403432"/>
        <w:rPr>
          <w:ins w:id="1082" w:author="Unknown"/>
          <w:rFonts w:ascii="Times New Roman" w:hAnsi="Times New Roman" w:cs="Times New Roman"/>
          <w:color w:val="FFFFFF"/>
          <w:sz w:val="24"/>
          <w:szCs w:val="24"/>
        </w:rPr>
      </w:pPr>
      <w:ins w:id="1083"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101, "Red");</w:t>
        </w:r>
      </w:ins>
    </w:p>
    <w:p w:rsidR="00CA7811" w:rsidRPr="004A5736" w:rsidRDefault="00CA7811" w:rsidP="00CA7811">
      <w:pPr>
        <w:pStyle w:val="HTMLPreformatted"/>
        <w:pBdr>
          <w:left w:val="single" w:sz="36" w:space="12" w:color="FF0000"/>
        </w:pBdr>
        <w:shd w:val="clear" w:color="auto" w:fill="403432"/>
        <w:rPr>
          <w:ins w:id="1084" w:author="Unknown"/>
          <w:rFonts w:ascii="Times New Roman" w:hAnsi="Times New Roman" w:cs="Times New Roman"/>
          <w:color w:val="FFFFFF"/>
          <w:sz w:val="24"/>
          <w:szCs w:val="24"/>
        </w:rPr>
      </w:pPr>
      <w:ins w:id="1085"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103, "Green");</w:t>
        </w:r>
      </w:ins>
    </w:p>
    <w:p w:rsidR="00CA7811" w:rsidRPr="004A5736" w:rsidRDefault="00CA7811" w:rsidP="00CA7811">
      <w:pPr>
        <w:pStyle w:val="HTMLPreformatted"/>
        <w:pBdr>
          <w:left w:val="single" w:sz="36" w:space="12" w:color="FF0000"/>
        </w:pBdr>
        <w:shd w:val="clear" w:color="auto" w:fill="403432"/>
        <w:rPr>
          <w:ins w:id="1086" w:author="Unknown"/>
          <w:rFonts w:ascii="Times New Roman" w:hAnsi="Times New Roman" w:cs="Times New Roman"/>
          <w:color w:val="FFFFFF"/>
          <w:sz w:val="24"/>
          <w:szCs w:val="24"/>
        </w:rPr>
      </w:pPr>
      <w:ins w:id="1087"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102, "Yellow");</w:t>
        </w:r>
      </w:ins>
    </w:p>
    <w:p w:rsidR="00CA7811" w:rsidRPr="004A5736" w:rsidRDefault="00CA7811" w:rsidP="00CA7811">
      <w:pPr>
        <w:pStyle w:val="HTMLPreformatted"/>
        <w:pBdr>
          <w:left w:val="single" w:sz="36" w:space="12" w:color="FF0000"/>
        </w:pBdr>
        <w:shd w:val="clear" w:color="auto" w:fill="403432"/>
        <w:rPr>
          <w:ins w:id="1088" w:author="Unknown"/>
          <w:rFonts w:ascii="Times New Roman" w:hAnsi="Times New Roman" w:cs="Times New Roman"/>
          <w:color w:val="FFFFFF"/>
          <w:sz w:val="24"/>
          <w:szCs w:val="24"/>
        </w:rPr>
      </w:pPr>
      <w:ins w:id="1089"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104, "Blue");</w:t>
        </w:r>
      </w:ins>
    </w:p>
    <w:p w:rsidR="00CA7811" w:rsidRPr="004A5736" w:rsidRDefault="00CA7811" w:rsidP="00CA7811">
      <w:pPr>
        <w:pStyle w:val="HTMLPreformatted"/>
        <w:pBdr>
          <w:left w:val="single" w:sz="36" w:space="12" w:color="FF0000"/>
        </w:pBdr>
        <w:shd w:val="clear" w:color="auto" w:fill="403432"/>
        <w:rPr>
          <w:ins w:id="1090" w:author="Unknown"/>
          <w:rFonts w:ascii="Times New Roman" w:hAnsi="Times New Roman" w:cs="Times New Roman"/>
          <w:color w:val="FFFFFF"/>
          <w:sz w:val="24"/>
          <w:szCs w:val="24"/>
        </w:rPr>
      </w:pPr>
      <w:ins w:id="1091"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106, "Pink");</w:t>
        </w:r>
      </w:ins>
    </w:p>
    <w:p w:rsidR="00CA7811" w:rsidRPr="004A5736" w:rsidRDefault="00CA7811" w:rsidP="00CA7811">
      <w:pPr>
        <w:pStyle w:val="HTMLPreformatted"/>
        <w:pBdr>
          <w:left w:val="single" w:sz="36" w:space="12" w:color="FF0000"/>
        </w:pBdr>
        <w:shd w:val="clear" w:color="auto" w:fill="403432"/>
        <w:rPr>
          <w:ins w:id="1092" w:author="Unknown"/>
          <w:rFonts w:ascii="Times New Roman" w:hAnsi="Times New Roman" w:cs="Times New Roman"/>
          <w:color w:val="FFFFFF"/>
          <w:sz w:val="24"/>
          <w:szCs w:val="24"/>
        </w:rPr>
      </w:pPr>
      <w:ins w:id="1093"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094" w:author="Unknown"/>
          <w:rFonts w:ascii="Times New Roman" w:hAnsi="Times New Roman" w:cs="Times New Roman"/>
          <w:color w:val="FFFFFF"/>
          <w:sz w:val="24"/>
          <w:szCs w:val="24"/>
        </w:rPr>
      </w:pPr>
      <w:proofErr w:type="spellStart"/>
      <w:proofErr w:type="gramStart"/>
      <w:ins w:id="1095" w:author="Unknown">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 xml:space="preserve">"Entries in Map: " +map);  </w:t>
        </w:r>
      </w:ins>
    </w:p>
    <w:p w:rsidR="00CA7811" w:rsidRPr="004A5736" w:rsidRDefault="00CA7811" w:rsidP="00CA7811">
      <w:pPr>
        <w:pStyle w:val="HTMLPreformatted"/>
        <w:pBdr>
          <w:left w:val="single" w:sz="36" w:space="12" w:color="FF0000"/>
        </w:pBdr>
        <w:shd w:val="clear" w:color="auto" w:fill="403432"/>
        <w:rPr>
          <w:ins w:id="1096" w:author="Unknown"/>
          <w:rFonts w:ascii="Times New Roman" w:hAnsi="Times New Roman" w:cs="Times New Roman"/>
          <w:color w:val="FFFFFF"/>
          <w:sz w:val="24"/>
          <w:szCs w:val="24"/>
        </w:rPr>
      </w:pPr>
      <w:proofErr w:type="spellStart"/>
      <w:proofErr w:type="gramStart"/>
      <w:ins w:id="1097" w:author="Unknown">
        <w:r w:rsidRPr="004A5736">
          <w:rPr>
            <w:rFonts w:ascii="Times New Roman" w:hAnsi="Times New Roman" w:cs="Times New Roman"/>
            <w:color w:val="FFFFFF"/>
            <w:sz w:val="24"/>
            <w:szCs w:val="24"/>
          </w:rPr>
          <w:t>int</w:t>
        </w:r>
        <w:proofErr w:type="spellEnd"/>
        <w:proofErr w:type="gramEnd"/>
        <w:r w:rsidRPr="004A5736">
          <w:rPr>
            <w:rFonts w:ascii="Times New Roman" w:hAnsi="Times New Roman" w:cs="Times New Roman"/>
            <w:color w:val="FFFFFF"/>
            <w:sz w:val="24"/>
            <w:szCs w:val="24"/>
          </w:rPr>
          <w:t xml:space="preserve"> size = </w:t>
        </w:r>
        <w:proofErr w:type="spellStart"/>
        <w:r w:rsidRPr="004A5736">
          <w:rPr>
            <w:rFonts w:ascii="Times New Roman" w:hAnsi="Times New Roman" w:cs="Times New Roman"/>
            <w:color w:val="FFFFFF"/>
            <w:sz w:val="24"/>
            <w:szCs w:val="24"/>
          </w:rPr>
          <w:t>map.size</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098" w:author="Unknown"/>
          <w:rFonts w:ascii="Times New Roman" w:hAnsi="Times New Roman" w:cs="Times New Roman"/>
          <w:color w:val="FFFFFF"/>
          <w:sz w:val="24"/>
          <w:szCs w:val="24"/>
        </w:rPr>
      </w:pPr>
      <w:proofErr w:type="spellStart"/>
      <w:proofErr w:type="gramStart"/>
      <w:ins w:id="1099" w:author="Unknown">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"No. of entries in Map: " +size);</w:t>
        </w:r>
      </w:ins>
    </w:p>
    <w:p w:rsidR="00CA7811" w:rsidRPr="004A5736" w:rsidRDefault="00CA7811" w:rsidP="00CA7811">
      <w:pPr>
        <w:pStyle w:val="HTMLPreformatted"/>
        <w:pBdr>
          <w:left w:val="single" w:sz="36" w:space="12" w:color="FF0000"/>
        </w:pBdr>
        <w:shd w:val="clear" w:color="auto" w:fill="403432"/>
        <w:rPr>
          <w:ins w:id="1100" w:author="Unknown"/>
          <w:rFonts w:ascii="Times New Roman" w:hAnsi="Times New Roman" w:cs="Times New Roman"/>
          <w:color w:val="FFFFFF"/>
          <w:sz w:val="24"/>
          <w:szCs w:val="24"/>
        </w:rPr>
      </w:pPr>
    </w:p>
    <w:p w:rsidR="00CA7811" w:rsidRPr="004A5736" w:rsidRDefault="00CA7811" w:rsidP="00CA7811">
      <w:pPr>
        <w:pStyle w:val="HTMLPreformatted"/>
        <w:pBdr>
          <w:left w:val="single" w:sz="36" w:space="12" w:color="FF0000"/>
        </w:pBdr>
        <w:shd w:val="clear" w:color="auto" w:fill="403432"/>
        <w:rPr>
          <w:ins w:id="1101" w:author="Unknown"/>
          <w:rFonts w:ascii="Times New Roman" w:hAnsi="Times New Roman" w:cs="Times New Roman"/>
          <w:color w:val="FFFFFF"/>
          <w:sz w:val="24"/>
          <w:szCs w:val="24"/>
        </w:rPr>
      </w:pPr>
      <w:ins w:id="1102"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Create</w:t>
        </w:r>
        <w:proofErr w:type="gramEnd"/>
        <w:r w:rsidRPr="004A5736">
          <w:rPr>
            <w:rFonts w:ascii="Times New Roman" w:hAnsi="Times New Roman" w:cs="Times New Roman"/>
            <w:color w:val="FFFFFF"/>
            <w:sz w:val="24"/>
            <w:szCs w:val="24"/>
          </w:rPr>
          <w:t xml:space="preserve"> another map.</w:t>
        </w:r>
      </w:ins>
    </w:p>
    <w:p w:rsidR="00CA7811" w:rsidRPr="004A5736" w:rsidRDefault="00CA7811" w:rsidP="00CA7811">
      <w:pPr>
        <w:pStyle w:val="HTMLPreformatted"/>
        <w:pBdr>
          <w:left w:val="single" w:sz="36" w:space="12" w:color="FF0000"/>
        </w:pBdr>
        <w:shd w:val="clear" w:color="auto" w:fill="403432"/>
        <w:rPr>
          <w:ins w:id="1103" w:author="Unknown"/>
          <w:rFonts w:ascii="Times New Roman" w:hAnsi="Times New Roman" w:cs="Times New Roman"/>
          <w:color w:val="FFFFFF"/>
          <w:sz w:val="24"/>
          <w:szCs w:val="24"/>
        </w:rPr>
      </w:pPr>
      <w:ins w:id="1104" w:author="Unknown">
        <w:r w:rsidRPr="004A5736">
          <w:rPr>
            <w:rFonts w:ascii="Times New Roman" w:hAnsi="Times New Roman" w:cs="Times New Roman"/>
            <w:color w:val="FFFFFF"/>
            <w:sz w:val="24"/>
            <w:szCs w:val="24"/>
          </w:rPr>
          <w:t>Map&lt;</w:t>
        </w:r>
        <w:proofErr w:type="spellStart"/>
        <w:r w:rsidRPr="004A5736">
          <w:rPr>
            <w:rFonts w:ascii="Times New Roman" w:hAnsi="Times New Roman" w:cs="Times New Roman"/>
            <w:color w:val="FFFFFF"/>
            <w:sz w:val="24"/>
            <w:szCs w:val="24"/>
          </w:rPr>
          <w:t>Integer</w:t>
        </w:r>
        <w:proofErr w:type="gramStart"/>
        <w:r w:rsidRPr="004A5736">
          <w:rPr>
            <w:rFonts w:ascii="Times New Roman" w:hAnsi="Times New Roman" w:cs="Times New Roman"/>
            <w:color w:val="FFFFFF"/>
            <w:sz w:val="24"/>
            <w:szCs w:val="24"/>
          </w:rPr>
          <w:t>,String</w:t>
        </w:r>
        <w:proofErr w:type="spellEnd"/>
        <w:proofErr w:type="gramEnd"/>
        <w:r w:rsidRPr="004A5736">
          <w:rPr>
            <w:rFonts w:ascii="Times New Roman" w:hAnsi="Times New Roman" w:cs="Times New Roman"/>
            <w:color w:val="FFFFFF"/>
            <w:sz w:val="24"/>
            <w:szCs w:val="24"/>
          </w:rPr>
          <w:t xml:space="preserve">&gt; map2 = new </w:t>
        </w:r>
        <w:proofErr w:type="spellStart"/>
        <w:r w:rsidRPr="004A5736">
          <w:rPr>
            <w:rFonts w:ascii="Times New Roman" w:hAnsi="Times New Roman" w:cs="Times New Roman"/>
            <w:color w:val="FFFFFF"/>
            <w:sz w:val="24"/>
            <w:szCs w:val="24"/>
          </w:rPr>
          <w:t>HashMap</w:t>
        </w:r>
        <w:proofErr w:type="spellEnd"/>
        <w:r w:rsidRPr="004A5736">
          <w:rPr>
            <w:rFonts w:ascii="Times New Roman" w:hAnsi="Times New Roman" w:cs="Times New Roman"/>
            <w:color w:val="FFFFFF"/>
            <w:sz w:val="24"/>
            <w:szCs w:val="24"/>
          </w:rPr>
          <w:t>&lt;&gt;();</w:t>
        </w:r>
      </w:ins>
    </w:p>
    <w:p w:rsidR="00CA7811" w:rsidRPr="004A5736" w:rsidRDefault="00CA7811" w:rsidP="00CA7811">
      <w:pPr>
        <w:pStyle w:val="HTMLPreformatted"/>
        <w:pBdr>
          <w:left w:val="single" w:sz="36" w:space="12" w:color="FF0000"/>
        </w:pBdr>
        <w:shd w:val="clear" w:color="auto" w:fill="403432"/>
        <w:rPr>
          <w:ins w:id="1105" w:author="Unknown"/>
          <w:rFonts w:ascii="Times New Roman" w:hAnsi="Times New Roman" w:cs="Times New Roman"/>
          <w:color w:val="FFFFFF"/>
          <w:sz w:val="24"/>
          <w:szCs w:val="24"/>
        </w:rPr>
      </w:pPr>
      <w:ins w:id="1106"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map2.put(</w:t>
        </w:r>
        <w:proofErr w:type="gramEnd"/>
        <w:r w:rsidRPr="004A5736">
          <w:rPr>
            <w:rFonts w:ascii="Times New Roman" w:hAnsi="Times New Roman" w:cs="Times New Roman"/>
            <w:color w:val="FFFFFF"/>
            <w:sz w:val="24"/>
            <w:szCs w:val="24"/>
          </w:rPr>
          <w:t>115, "Brown");</w:t>
        </w:r>
      </w:ins>
    </w:p>
    <w:p w:rsidR="00CA7811" w:rsidRPr="004A5736" w:rsidRDefault="00CA7811" w:rsidP="00CA7811">
      <w:pPr>
        <w:pStyle w:val="HTMLPreformatted"/>
        <w:pBdr>
          <w:left w:val="single" w:sz="36" w:space="12" w:color="FF0000"/>
        </w:pBdr>
        <w:shd w:val="clear" w:color="auto" w:fill="403432"/>
        <w:rPr>
          <w:ins w:id="1107" w:author="Unknown"/>
          <w:rFonts w:ascii="Times New Roman" w:hAnsi="Times New Roman" w:cs="Times New Roman"/>
          <w:color w:val="FFFFFF"/>
          <w:sz w:val="24"/>
          <w:szCs w:val="24"/>
        </w:rPr>
      </w:pPr>
      <w:ins w:id="1108"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map2.put(</w:t>
        </w:r>
        <w:proofErr w:type="gramEnd"/>
        <w:r w:rsidRPr="004A5736">
          <w:rPr>
            <w:rFonts w:ascii="Times New Roman" w:hAnsi="Times New Roman" w:cs="Times New Roman"/>
            <w:color w:val="FFFFFF"/>
            <w:sz w:val="24"/>
            <w:szCs w:val="24"/>
          </w:rPr>
          <w:t>120, "Purple");</w:t>
        </w:r>
      </w:ins>
    </w:p>
    <w:p w:rsidR="00CA7811" w:rsidRPr="004A5736" w:rsidRDefault="00CA7811" w:rsidP="00CA7811">
      <w:pPr>
        <w:pStyle w:val="HTMLPreformatted"/>
        <w:pBdr>
          <w:left w:val="single" w:sz="36" w:space="12" w:color="FF0000"/>
        </w:pBdr>
        <w:shd w:val="clear" w:color="auto" w:fill="403432"/>
        <w:rPr>
          <w:ins w:id="1109" w:author="Unknown"/>
          <w:rFonts w:ascii="Times New Roman" w:hAnsi="Times New Roman" w:cs="Times New Roman"/>
          <w:color w:val="FFFFFF"/>
          <w:sz w:val="24"/>
          <w:szCs w:val="24"/>
        </w:rPr>
      </w:pPr>
      <w:ins w:id="1110"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map2.put(</w:t>
        </w:r>
        <w:proofErr w:type="gramEnd"/>
        <w:r w:rsidRPr="004A5736">
          <w:rPr>
            <w:rFonts w:ascii="Times New Roman" w:hAnsi="Times New Roman" w:cs="Times New Roman"/>
            <w:color w:val="FFFFFF"/>
            <w:sz w:val="24"/>
            <w:szCs w:val="24"/>
          </w:rPr>
          <w:t>125, "Green");</w:t>
        </w:r>
      </w:ins>
    </w:p>
    <w:p w:rsidR="00CA7811" w:rsidRPr="004A5736" w:rsidRDefault="00CA7811" w:rsidP="00CA7811">
      <w:pPr>
        <w:pStyle w:val="HTMLPreformatted"/>
        <w:pBdr>
          <w:left w:val="single" w:sz="36" w:space="12" w:color="FF0000"/>
        </w:pBdr>
        <w:shd w:val="clear" w:color="auto" w:fill="403432"/>
        <w:rPr>
          <w:ins w:id="1111" w:author="Unknown"/>
          <w:rFonts w:ascii="Times New Roman" w:hAnsi="Times New Roman" w:cs="Times New Roman"/>
          <w:color w:val="FFFFFF"/>
          <w:sz w:val="24"/>
          <w:szCs w:val="24"/>
        </w:rPr>
      </w:pPr>
      <w:ins w:id="1112"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map.putAll</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map2);</w:t>
        </w:r>
      </w:ins>
    </w:p>
    <w:p w:rsidR="00CA7811" w:rsidRPr="004A5736" w:rsidRDefault="00CA7811" w:rsidP="00CA7811">
      <w:pPr>
        <w:pStyle w:val="HTMLPreformatted"/>
        <w:pBdr>
          <w:left w:val="single" w:sz="36" w:space="12" w:color="FF0000"/>
        </w:pBdr>
        <w:shd w:val="clear" w:color="auto" w:fill="403432"/>
        <w:rPr>
          <w:ins w:id="1113" w:author="Unknown"/>
          <w:rFonts w:ascii="Times New Roman" w:hAnsi="Times New Roman" w:cs="Times New Roman"/>
          <w:color w:val="FFFFFF"/>
          <w:sz w:val="24"/>
          <w:szCs w:val="24"/>
        </w:rPr>
      </w:pPr>
      <w:ins w:id="1114"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"Entries in updated Map: " +map);</w:t>
        </w:r>
      </w:ins>
    </w:p>
    <w:p w:rsidR="00CA7811" w:rsidRPr="004A5736" w:rsidRDefault="00CA7811" w:rsidP="00CA7811">
      <w:pPr>
        <w:pStyle w:val="HTMLPreformatted"/>
        <w:pBdr>
          <w:left w:val="single" w:sz="36" w:space="12" w:color="FF0000"/>
        </w:pBdr>
        <w:shd w:val="clear" w:color="auto" w:fill="403432"/>
        <w:rPr>
          <w:ins w:id="1115" w:author="Unknown"/>
          <w:rFonts w:ascii="Times New Roman" w:hAnsi="Times New Roman" w:cs="Times New Roman"/>
          <w:color w:val="FFFFFF"/>
          <w:sz w:val="24"/>
          <w:szCs w:val="24"/>
        </w:rPr>
      </w:pPr>
      <w:ins w:id="1116"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117" w:author="Unknown"/>
          <w:rFonts w:ascii="Times New Roman" w:hAnsi="Times New Roman" w:cs="Times New Roman"/>
          <w:color w:val="FFFFFF"/>
          <w:sz w:val="24"/>
          <w:szCs w:val="24"/>
        </w:rPr>
      </w:pPr>
      <w:ins w:id="1118" w:author="Unknown">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119" w:author="Unknown"/>
          <w:rFonts w:ascii="Times New Roman" w:hAnsi="Times New Roman" w:cs="Times New Roman"/>
          <w:color w:val="FFFFFF"/>
          <w:sz w:val="24"/>
          <w:szCs w:val="24"/>
        </w:rPr>
      </w:pPr>
      <w:ins w:id="1120" w:author="Unknown">
        <w:r w:rsidRPr="004A5736">
          <w:rPr>
            <w:rFonts w:ascii="Times New Roman" w:hAnsi="Times New Roman" w:cs="Times New Roman"/>
            <w:color w:val="FFFFFF"/>
            <w:sz w:val="24"/>
            <w:szCs w:val="24"/>
          </w:rPr>
          <w:t xml:space="preserve">Output: </w:t>
        </w:r>
      </w:ins>
    </w:p>
    <w:p w:rsidR="00CA7811" w:rsidRPr="004A5736" w:rsidRDefault="00CA7811" w:rsidP="00CA7811">
      <w:pPr>
        <w:pStyle w:val="HTMLPreformatted"/>
        <w:pBdr>
          <w:left w:val="single" w:sz="36" w:space="12" w:color="FF0000"/>
        </w:pBdr>
        <w:shd w:val="clear" w:color="auto" w:fill="403432"/>
        <w:rPr>
          <w:ins w:id="1121" w:author="Unknown"/>
          <w:rFonts w:ascii="Times New Roman" w:hAnsi="Times New Roman" w:cs="Times New Roman"/>
          <w:color w:val="FFFFFF"/>
          <w:sz w:val="24"/>
          <w:szCs w:val="24"/>
        </w:rPr>
      </w:pPr>
      <w:ins w:id="1122" w:author="Unknown">
        <w:r w:rsidRPr="004A5736">
          <w:rPr>
            <w:rFonts w:ascii="Times New Roman" w:hAnsi="Times New Roman" w:cs="Times New Roman"/>
            <w:color w:val="FFFFFF"/>
            <w:sz w:val="24"/>
            <w:szCs w:val="24"/>
          </w:rPr>
          <w:t xml:space="preserve">      Is Map is empty? </w:t>
        </w:r>
        <w:proofErr w:type="gramStart"/>
        <w:r w:rsidRPr="004A5736">
          <w:rPr>
            <w:rFonts w:ascii="Times New Roman" w:hAnsi="Times New Roman" w:cs="Times New Roman"/>
            <w:color w:val="FFFFFF"/>
            <w:sz w:val="24"/>
            <w:szCs w:val="24"/>
          </w:rPr>
          <w:t>true</w:t>
        </w:r>
        <w:proofErr w:type="gramEnd"/>
      </w:ins>
    </w:p>
    <w:p w:rsidR="00CA7811" w:rsidRPr="004A5736" w:rsidRDefault="00CA7811" w:rsidP="00CA7811">
      <w:pPr>
        <w:pStyle w:val="HTMLPreformatted"/>
        <w:pBdr>
          <w:left w:val="single" w:sz="36" w:space="12" w:color="FF0000"/>
        </w:pBdr>
        <w:shd w:val="clear" w:color="auto" w:fill="403432"/>
        <w:rPr>
          <w:ins w:id="1123" w:author="Unknown"/>
          <w:rFonts w:ascii="Times New Roman" w:hAnsi="Times New Roman" w:cs="Times New Roman"/>
          <w:color w:val="FFFFFF"/>
          <w:sz w:val="24"/>
          <w:szCs w:val="24"/>
        </w:rPr>
      </w:pPr>
      <w:ins w:id="1124" w:author="Unknown">
        <w:r w:rsidRPr="004A5736">
          <w:rPr>
            <w:rFonts w:ascii="Times New Roman" w:hAnsi="Times New Roman" w:cs="Times New Roman"/>
            <w:color w:val="FFFFFF"/>
            <w:sz w:val="24"/>
            <w:szCs w:val="24"/>
          </w:rPr>
          <w:t xml:space="preserve">      Entries in Map: {101=Red, 102=Yellow, 103=Green, 104=Blue, 106=Pink}</w:t>
        </w:r>
      </w:ins>
    </w:p>
    <w:p w:rsidR="00CA7811" w:rsidRPr="004A5736" w:rsidRDefault="00CA7811" w:rsidP="00CA7811">
      <w:pPr>
        <w:pStyle w:val="HTMLPreformatted"/>
        <w:pBdr>
          <w:left w:val="single" w:sz="36" w:space="12" w:color="FF0000"/>
        </w:pBdr>
        <w:shd w:val="clear" w:color="auto" w:fill="403432"/>
        <w:rPr>
          <w:ins w:id="1125" w:author="Unknown"/>
          <w:rFonts w:ascii="Times New Roman" w:hAnsi="Times New Roman" w:cs="Times New Roman"/>
          <w:color w:val="FFFFFF"/>
          <w:sz w:val="24"/>
          <w:szCs w:val="24"/>
        </w:rPr>
      </w:pPr>
      <w:ins w:id="1126" w:author="Unknown">
        <w:r w:rsidRPr="004A5736">
          <w:rPr>
            <w:rFonts w:ascii="Times New Roman" w:hAnsi="Times New Roman" w:cs="Times New Roman"/>
            <w:color w:val="FFFFFF"/>
            <w:sz w:val="24"/>
            <w:szCs w:val="24"/>
          </w:rPr>
          <w:lastRenderedPageBreak/>
          <w:t xml:space="preserve">      No. of entries in Map: 5</w:t>
        </w:r>
      </w:ins>
    </w:p>
    <w:p w:rsidR="00CA7811" w:rsidRPr="004A5736" w:rsidRDefault="00CA7811" w:rsidP="00CA7811">
      <w:pPr>
        <w:pStyle w:val="HTMLPreformatted"/>
        <w:pBdr>
          <w:left w:val="single" w:sz="36" w:space="12" w:color="FF0000"/>
        </w:pBdr>
        <w:shd w:val="clear" w:color="auto" w:fill="403432"/>
        <w:rPr>
          <w:ins w:id="1127" w:author="Unknown"/>
          <w:rFonts w:ascii="Times New Roman" w:hAnsi="Times New Roman" w:cs="Times New Roman"/>
          <w:color w:val="FFFFFF"/>
          <w:sz w:val="24"/>
          <w:szCs w:val="24"/>
        </w:rPr>
      </w:pPr>
      <w:ins w:id="1128" w:author="Unknown">
        <w:r w:rsidRPr="004A5736">
          <w:rPr>
            <w:rFonts w:ascii="Times New Roman" w:hAnsi="Times New Roman" w:cs="Times New Roman"/>
            <w:color w:val="FFFFFF"/>
            <w:sz w:val="24"/>
            <w:szCs w:val="24"/>
          </w:rPr>
          <w:t xml:space="preserve">      Entries in updated Map: {115=Brown, 101=Red, 102=Yellow, 103=Green, 104=Blue, 120=Purple, 106=Pink, 125=Green}</w:t>
        </w:r>
      </w:ins>
    </w:p>
    <w:p w:rsidR="00CA7811" w:rsidRPr="004A5736" w:rsidRDefault="00CA7811" w:rsidP="00CA7811">
      <w:pPr>
        <w:pStyle w:val="NormalWeb"/>
        <w:shd w:val="clear" w:color="auto" w:fill="FFFFFF"/>
        <w:spacing w:before="0" w:beforeAutospacing="0" w:after="0" w:afterAutospacing="0"/>
        <w:rPr>
          <w:ins w:id="1129" w:author="Unknown"/>
          <w:color w:val="000000"/>
        </w:rPr>
      </w:pPr>
      <w:ins w:id="1130" w:author="Unknown">
        <w:r w:rsidRPr="004A5736">
          <w:rPr>
            <w:rStyle w:val="Strong"/>
            <w:color w:val="000000"/>
            <w:bdr w:val="none" w:sz="0" w:space="0" w:color="auto" w:frame="1"/>
          </w:rPr>
          <w:t>2. Removing entries:</w:t>
        </w:r>
        <w:r w:rsidRPr="004A5736">
          <w:rPr>
            <w:color w:val="000000"/>
          </w:rPr>
          <w:t xml:space="preserve"> Let’s create a program where we will remove entry from a map using </w:t>
        </w:r>
        <w:proofErr w:type="gramStart"/>
        <w:r w:rsidRPr="004A5736">
          <w:rPr>
            <w:color w:val="000000"/>
          </w:rPr>
          <w:t>remove(</w:t>
        </w:r>
        <w:proofErr w:type="gramEnd"/>
        <w:r w:rsidRPr="004A5736">
          <w:rPr>
            <w:color w:val="000000"/>
          </w:rPr>
          <w:t>) method.</w:t>
        </w:r>
      </w:ins>
    </w:p>
    <w:p w:rsidR="00CA7811" w:rsidRPr="004A5736" w:rsidRDefault="00CA7811" w:rsidP="00CA7811">
      <w:pPr>
        <w:pStyle w:val="NormalWeb"/>
        <w:shd w:val="clear" w:color="auto" w:fill="FFFFFF"/>
        <w:spacing w:before="0" w:beforeAutospacing="0" w:after="0" w:afterAutospacing="0"/>
        <w:rPr>
          <w:ins w:id="1131" w:author="Unknown"/>
          <w:color w:val="000000"/>
        </w:rPr>
      </w:pPr>
      <w:ins w:id="1132" w:author="Unknown">
        <w:r w:rsidRPr="004A5736">
          <w:rPr>
            <w:rStyle w:val="Strong"/>
            <w:color w:val="000000"/>
            <w:bdr w:val="none" w:sz="0" w:space="0" w:color="auto" w:frame="1"/>
          </w:rPr>
          <w:t>Program source code 2:</w:t>
        </w:r>
      </w:ins>
    </w:p>
    <w:p w:rsidR="00CA7811" w:rsidRPr="004A5736" w:rsidRDefault="00CA7811" w:rsidP="00CA7811">
      <w:pPr>
        <w:pStyle w:val="HTMLPreformatted"/>
        <w:pBdr>
          <w:left w:val="single" w:sz="36" w:space="12" w:color="FF0000"/>
        </w:pBdr>
        <w:shd w:val="clear" w:color="auto" w:fill="403432"/>
        <w:rPr>
          <w:ins w:id="1133" w:author="Unknown"/>
          <w:rFonts w:ascii="Times New Roman" w:hAnsi="Times New Roman" w:cs="Times New Roman"/>
          <w:color w:val="FFFFFF"/>
          <w:sz w:val="24"/>
          <w:szCs w:val="24"/>
        </w:rPr>
      </w:pPr>
      <w:proofErr w:type="gramStart"/>
      <w:ins w:id="1134"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java.util.HashMap</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135" w:author="Unknown"/>
          <w:rFonts w:ascii="Times New Roman" w:hAnsi="Times New Roman" w:cs="Times New Roman"/>
          <w:color w:val="FFFFFF"/>
          <w:sz w:val="24"/>
          <w:szCs w:val="24"/>
        </w:rPr>
      </w:pPr>
      <w:proofErr w:type="gramStart"/>
      <w:ins w:id="1136"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java.util.Map</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137" w:author="Unknown"/>
          <w:rFonts w:ascii="Times New Roman" w:hAnsi="Times New Roman" w:cs="Times New Roman"/>
          <w:color w:val="FFFFFF"/>
          <w:sz w:val="24"/>
          <w:szCs w:val="24"/>
        </w:rPr>
      </w:pPr>
      <w:proofErr w:type="gramStart"/>
      <w:ins w:id="1138"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class </w:t>
        </w:r>
        <w:proofErr w:type="spellStart"/>
        <w:r w:rsidRPr="004A5736">
          <w:rPr>
            <w:rFonts w:ascii="Times New Roman" w:hAnsi="Times New Roman" w:cs="Times New Roman"/>
            <w:color w:val="FFFFFF"/>
            <w:sz w:val="24"/>
            <w:szCs w:val="24"/>
          </w:rPr>
          <w:t>AddDemo</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139" w:author="Unknown"/>
          <w:rFonts w:ascii="Times New Roman" w:hAnsi="Times New Roman" w:cs="Times New Roman"/>
          <w:color w:val="FFFFFF"/>
          <w:sz w:val="24"/>
          <w:szCs w:val="24"/>
        </w:rPr>
      </w:pPr>
      <w:ins w:id="1140" w:author="Unknown">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141" w:author="Unknown"/>
          <w:rFonts w:ascii="Times New Roman" w:hAnsi="Times New Roman" w:cs="Times New Roman"/>
          <w:color w:val="FFFFFF"/>
          <w:sz w:val="24"/>
          <w:szCs w:val="24"/>
        </w:rPr>
      </w:pPr>
      <w:proofErr w:type="gramStart"/>
      <w:ins w:id="1142"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static void main(String[] </w:t>
        </w:r>
        <w:proofErr w:type="spellStart"/>
        <w:r w:rsidRPr="004A5736">
          <w:rPr>
            <w:rFonts w:ascii="Times New Roman" w:hAnsi="Times New Roman" w:cs="Times New Roman"/>
            <w:color w:val="FFFFFF"/>
            <w:sz w:val="24"/>
            <w:szCs w:val="24"/>
          </w:rPr>
          <w:t>args</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143" w:author="Unknown"/>
          <w:rFonts w:ascii="Times New Roman" w:hAnsi="Times New Roman" w:cs="Times New Roman"/>
          <w:color w:val="FFFFFF"/>
          <w:sz w:val="24"/>
          <w:szCs w:val="24"/>
        </w:rPr>
      </w:pPr>
      <w:ins w:id="1144" w:author="Unknown">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145" w:author="Unknown"/>
          <w:rFonts w:ascii="Times New Roman" w:hAnsi="Times New Roman" w:cs="Times New Roman"/>
          <w:color w:val="FFFFFF"/>
          <w:sz w:val="24"/>
          <w:szCs w:val="24"/>
        </w:rPr>
      </w:pPr>
      <w:ins w:id="1146"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Create</w:t>
        </w:r>
        <w:proofErr w:type="gramEnd"/>
        <w:r w:rsidRPr="004A5736">
          <w:rPr>
            <w:rFonts w:ascii="Times New Roman" w:hAnsi="Times New Roman" w:cs="Times New Roman"/>
            <w:color w:val="FFFFFF"/>
            <w:sz w:val="24"/>
            <w:szCs w:val="24"/>
          </w:rPr>
          <w:t xml:space="preserve"> a map of generic type.</w:t>
        </w:r>
        <w:r w:rsidRPr="004A5736">
          <w:rPr>
            <w:rFonts w:ascii="Times New Roman" w:hAnsi="Times New Roman" w:cs="Times New Roman"/>
            <w:color w:val="FFFFFF"/>
            <w:sz w:val="24"/>
            <w:szCs w:val="24"/>
          </w:rPr>
          <w:tab/>
        </w:r>
      </w:ins>
    </w:p>
    <w:p w:rsidR="00CA7811" w:rsidRPr="004A5736" w:rsidRDefault="00CA7811" w:rsidP="00CA7811">
      <w:pPr>
        <w:pStyle w:val="HTMLPreformatted"/>
        <w:pBdr>
          <w:left w:val="single" w:sz="36" w:space="12" w:color="FF0000"/>
        </w:pBdr>
        <w:shd w:val="clear" w:color="auto" w:fill="403432"/>
        <w:rPr>
          <w:ins w:id="1147" w:author="Unknown"/>
          <w:rFonts w:ascii="Times New Roman" w:hAnsi="Times New Roman" w:cs="Times New Roman"/>
          <w:color w:val="FFFFFF"/>
          <w:sz w:val="24"/>
          <w:szCs w:val="24"/>
        </w:rPr>
      </w:pPr>
      <w:ins w:id="1148" w:author="Unknown">
        <w:r w:rsidRPr="004A5736">
          <w:rPr>
            <w:rFonts w:ascii="Times New Roman" w:hAnsi="Times New Roman" w:cs="Times New Roman"/>
            <w:color w:val="FFFFFF"/>
            <w:sz w:val="24"/>
            <w:szCs w:val="24"/>
          </w:rPr>
          <w:t xml:space="preserve">  Map&lt;Integer, String&gt; map = new </w:t>
        </w:r>
        <w:proofErr w:type="spellStart"/>
        <w:r w:rsidRPr="004A5736">
          <w:rPr>
            <w:rFonts w:ascii="Times New Roman" w:hAnsi="Times New Roman" w:cs="Times New Roman"/>
            <w:color w:val="FFFFFF"/>
            <w:sz w:val="24"/>
            <w:szCs w:val="24"/>
          </w:rPr>
          <w:t>HashMap</w:t>
        </w:r>
        <w:proofErr w:type="spellEnd"/>
        <w:r w:rsidRPr="004A5736">
          <w:rPr>
            <w:rFonts w:ascii="Times New Roman" w:hAnsi="Times New Roman" w:cs="Times New Roman"/>
            <w:color w:val="FFFFFF"/>
            <w:sz w:val="24"/>
            <w:szCs w:val="24"/>
          </w:rPr>
          <w:t>&lt;</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149" w:author="Unknown"/>
          <w:rFonts w:ascii="Times New Roman" w:hAnsi="Times New Roman" w:cs="Times New Roman"/>
          <w:color w:val="FFFFFF"/>
          <w:sz w:val="24"/>
          <w:szCs w:val="24"/>
        </w:rPr>
      </w:pPr>
      <w:ins w:id="1150"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151" w:author="Unknown"/>
          <w:rFonts w:ascii="Times New Roman" w:hAnsi="Times New Roman" w:cs="Times New Roman"/>
          <w:color w:val="FFFFFF"/>
          <w:sz w:val="24"/>
          <w:szCs w:val="24"/>
        </w:rPr>
      </w:pPr>
      <w:ins w:id="1152"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Adding</w:t>
        </w:r>
        <w:proofErr w:type="gramEnd"/>
        <w:r w:rsidRPr="004A5736">
          <w:rPr>
            <w:rFonts w:ascii="Times New Roman" w:hAnsi="Times New Roman" w:cs="Times New Roman"/>
            <w:color w:val="FFFFFF"/>
            <w:sz w:val="24"/>
            <w:szCs w:val="24"/>
          </w:rPr>
          <w:t xml:space="preserve"> entries in the map.</w:t>
        </w:r>
      </w:ins>
    </w:p>
    <w:p w:rsidR="00CA7811" w:rsidRPr="004A5736" w:rsidRDefault="00CA7811" w:rsidP="00CA7811">
      <w:pPr>
        <w:pStyle w:val="HTMLPreformatted"/>
        <w:pBdr>
          <w:left w:val="single" w:sz="36" w:space="12" w:color="FF0000"/>
        </w:pBdr>
        <w:shd w:val="clear" w:color="auto" w:fill="403432"/>
        <w:rPr>
          <w:ins w:id="1153" w:author="Unknown"/>
          <w:rFonts w:ascii="Times New Roman" w:hAnsi="Times New Roman" w:cs="Times New Roman"/>
          <w:color w:val="FFFFFF"/>
          <w:sz w:val="24"/>
          <w:szCs w:val="24"/>
        </w:rPr>
      </w:pPr>
      <w:ins w:id="1154"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101, "Red");</w:t>
        </w:r>
      </w:ins>
    </w:p>
    <w:p w:rsidR="00CA7811" w:rsidRPr="004A5736" w:rsidRDefault="00CA7811" w:rsidP="00CA7811">
      <w:pPr>
        <w:pStyle w:val="HTMLPreformatted"/>
        <w:pBdr>
          <w:left w:val="single" w:sz="36" w:space="12" w:color="FF0000"/>
        </w:pBdr>
        <w:shd w:val="clear" w:color="auto" w:fill="403432"/>
        <w:rPr>
          <w:ins w:id="1155" w:author="Unknown"/>
          <w:rFonts w:ascii="Times New Roman" w:hAnsi="Times New Roman" w:cs="Times New Roman"/>
          <w:color w:val="FFFFFF"/>
          <w:sz w:val="24"/>
          <w:szCs w:val="24"/>
        </w:rPr>
      </w:pPr>
      <w:ins w:id="1156"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103, "Green");</w:t>
        </w:r>
      </w:ins>
    </w:p>
    <w:p w:rsidR="00CA7811" w:rsidRPr="004A5736" w:rsidRDefault="00CA7811" w:rsidP="00CA7811">
      <w:pPr>
        <w:pStyle w:val="HTMLPreformatted"/>
        <w:pBdr>
          <w:left w:val="single" w:sz="36" w:space="12" w:color="FF0000"/>
        </w:pBdr>
        <w:shd w:val="clear" w:color="auto" w:fill="403432"/>
        <w:rPr>
          <w:ins w:id="1157" w:author="Unknown"/>
          <w:rFonts w:ascii="Times New Roman" w:hAnsi="Times New Roman" w:cs="Times New Roman"/>
          <w:color w:val="FFFFFF"/>
          <w:sz w:val="24"/>
          <w:szCs w:val="24"/>
        </w:rPr>
      </w:pPr>
      <w:ins w:id="1158"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102, "Yellow");</w:t>
        </w:r>
      </w:ins>
    </w:p>
    <w:p w:rsidR="00CA7811" w:rsidRPr="004A5736" w:rsidRDefault="00CA7811" w:rsidP="00CA7811">
      <w:pPr>
        <w:pStyle w:val="HTMLPreformatted"/>
        <w:pBdr>
          <w:left w:val="single" w:sz="36" w:space="12" w:color="FF0000"/>
        </w:pBdr>
        <w:shd w:val="clear" w:color="auto" w:fill="403432"/>
        <w:rPr>
          <w:ins w:id="1159" w:author="Unknown"/>
          <w:rFonts w:ascii="Times New Roman" w:hAnsi="Times New Roman" w:cs="Times New Roman"/>
          <w:color w:val="FFFFFF"/>
          <w:sz w:val="24"/>
          <w:szCs w:val="24"/>
        </w:rPr>
      </w:pPr>
      <w:ins w:id="1160"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104, "Blue");</w:t>
        </w:r>
      </w:ins>
    </w:p>
    <w:p w:rsidR="00CA7811" w:rsidRPr="004A5736" w:rsidRDefault="00CA7811" w:rsidP="00CA7811">
      <w:pPr>
        <w:pStyle w:val="HTMLPreformatted"/>
        <w:pBdr>
          <w:left w:val="single" w:sz="36" w:space="12" w:color="FF0000"/>
        </w:pBdr>
        <w:shd w:val="clear" w:color="auto" w:fill="403432"/>
        <w:rPr>
          <w:ins w:id="1161" w:author="Unknown"/>
          <w:rFonts w:ascii="Times New Roman" w:hAnsi="Times New Roman" w:cs="Times New Roman"/>
          <w:color w:val="FFFFFF"/>
          <w:sz w:val="24"/>
          <w:szCs w:val="24"/>
        </w:rPr>
      </w:pPr>
      <w:ins w:id="1162"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106, "Pink");</w:t>
        </w:r>
      </w:ins>
    </w:p>
    <w:p w:rsidR="00CA7811" w:rsidRPr="004A5736" w:rsidRDefault="00CA7811" w:rsidP="00CA7811">
      <w:pPr>
        <w:pStyle w:val="HTMLPreformatted"/>
        <w:pBdr>
          <w:left w:val="single" w:sz="36" w:space="12" w:color="FF0000"/>
        </w:pBdr>
        <w:shd w:val="clear" w:color="auto" w:fill="403432"/>
        <w:rPr>
          <w:ins w:id="1163" w:author="Unknown"/>
          <w:rFonts w:ascii="Times New Roman" w:hAnsi="Times New Roman" w:cs="Times New Roman"/>
          <w:color w:val="FFFFFF"/>
          <w:sz w:val="24"/>
          <w:szCs w:val="24"/>
        </w:rPr>
      </w:pPr>
    </w:p>
    <w:p w:rsidR="00CA7811" w:rsidRPr="004A5736" w:rsidRDefault="00CA7811" w:rsidP="00CA7811">
      <w:pPr>
        <w:pStyle w:val="HTMLPreformatted"/>
        <w:pBdr>
          <w:left w:val="single" w:sz="36" w:space="12" w:color="FF0000"/>
        </w:pBdr>
        <w:shd w:val="clear" w:color="auto" w:fill="403432"/>
        <w:rPr>
          <w:ins w:id="1164" w:author="Unknown"/>
          <w:rFonts w:ascii="Times New Roman" w:hAnsi="Times New Roman" w:cs="Times New Roman"/>
          <w:color w:val="FFFFFF"/>
          <w:sz w:val="24"/>
          <w:szCs w:val="24"/>
        </w:rPr>
      </w:pPr>
      <w:ins w:id="1165"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Removing</w:t>
        </w:r>
        <w:proofErr w:type="gramEnd"/>
        <w:r w:rsidRPr="004A5736">
          <w:rPr>
            <w:rFonts w:ascii="Times New Roman" w:hAnsi="Times New Roman" w:cs="Times New Roman"/>
            <w:color w:val="FFFFFF"/>
            <w:sz w:val="24"/>
            <w:szCs w:val="24"/>
          </w:rPr>
          <w:t xml:space="preserve"> an entry for the specified key.</w:t>
        </w:r>
      </w:ins>
    </w:p>
    <w:p w:rsidR="00CA7811" w:rsidRPr="004A5736" w:rsidRDefault="00CA7811" w:rsidP="00CA7811">
      <w:pPr>
        <w:pStyle w:val="HTMLPreformatted"/>
        <w:pBdr>
          <w:left w:val="single" w:sz="36" w:space="12" w:color="FF0000"/>
        </w:pBdr>
        <w:shd w:val="clear" w:color="auto" w:fill="403432"/>
        <w:rPr>
          <w:ins w:id="1166" w:author="Unknown"/>
          <w:rFonts w:ascii="Times New Roman" w:hAnsi="Times New Roman" w:cs="Times New Roman"/>
          <w:color w:val="FFFFFF"/>
          <w:sz w:val="24"/>
          <w:szCs w:val="24"/>
        </w:rPr>
      </w:pPr>
      <w:ins w:id="1167"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map.remove</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104);</w:t>
        </w:r>
      </w:ins>
    </w:p>
    <w:p w:rsidR="00CA7811" w:rsidRPr="004A5736" w:rsidRDefault="00CA7811" w:rsidP="00CA7811">
      <w:pPr>
        <w:pStyle w:val="HTMLPreformatted"/>
        <w:pBdr>
          <w:left w:val="single" w:sz="36" w:space="12" w:color="FF0000"/>
        </w:pBdr>
        <w:shd w:val="clear" w:color="auto" w:fill="403432"/>
        <w:rPr>
          <w:ins w:id="1168" w:author="Unknown"/>
          <w:rFonts w:ascii="Times New Roman" w:hAnsi="Times New Roman" w:cs="Times New Roman"/>
          <w:color w:val="FFFFFF"/>
          <w:sz w:val="24"/>
          <w:szCs w:val="24"/>
        </w:rPr>
      </w:pPr>
      <w:ins w:id="1169"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"Entries in Map after removing an entry: " +map);</w:t>
        </w:r>
      </w:ins>
    </w:p>
    <w:p w:rsidR="00CA7811" w:rsidRPr="004A5736" w:rsidRDefault="00CA7811" w:rsidP="00CA7811">
      <w:pPr>
        <w:pStyle w:val="HTMLPreformatted"/>
        <w:pBdr>
          <w:left w:val="single" w:sz="36" w:space="12" w:color="FF0000"/>
        </w:pBdr>
        <w:shd w:val="clear" w:color="auto" w:fill="403432"/>
        <w:rPr>
          <w:ins w:id="1170" w:author="Unknown"/>
          <w:rFonts w:ascii="Times New Roman" w:hAnsi="Times New Roman" w:cs="Times New Roman"/>
          <w:color w:val="FFFFFF"/>
          <w:sz w:val="24"/>
          <w:szCs w:val="24"/>
        </w:rPr>
      </w:pPr>
    </w:p>
    <w:p w:rsidR="00CA7811" w:rsidRPr="004A5736" w:rsidRDefault="00CA7811" w:rsidP="00CA7811">
      <w:pPr>
        <w:pStyle w:val="HTMLPreformatted"/>
        <w:pBdr>
          <w:left w:val="single" w:sz="36" w:space="12" w:color="FF0000"/>
        </w:pBdr>
        <w:shd w:val="clear" w:color="auto" w:fill="403432"/>
        <w:rPr>
          <w:ins w:id="1171" w:author="Unknown"/>
          <w:rFonts w:ascii="Times New Roman" w:hAnsi="Times New Roman" w:cs="Times New Roman"/>
          <w:color w:val="FFFFFF"/>
          <w:sz w:val="24"/>
          <w:szCs w:val="24"/>
        </w:rPr>
      </w:pPr>
      <w:ins w:id="1172"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Removing</w:t>
        </w:r>
        <w:proofErr w:type="gramEnd"/>
        <w:r w:rsidRPr="004A5736">
          <w:rPr>
            <w:rFonts w:ascii="Times New Roman" w:hAnsi="Times New Roman" w:cs="Times New Roman"/>
            <w:color w:val="FFFFFF"/>
            <w:sz w:val="24"/>
            <w:szCs w:val="24"/>
          </w:rPr>
          <w:t xml:space="preserve"> specified value associated with the specified key from the map.  </w:t>
        </w:r>
      </w:ins>
    </w:p>
    <w:p w:rsidR="00CA7811" w:rsidRPr="004A5736" w:rsidRDefault="00CA7811" w:rsidP="00CA7811">
      <w:pPr>
        <w:pStyle w:val="HTMLPreformatted"/>
        <w:pBdr>
          <w:left w:val="single" w:sz="36" w:space="12" w:color="FF0000"/>
        </w:pBdr>
        <w:shd w:val="clear" w:color="auto" w:fill="403432"/>
        <w:rPr>
          <w:ins w:id="1173" w:author="Unknown"/>
          <w:rFonts w:ascii="Times New Roman" w:hAnsi="Times New Roman" w:cs="Times New Roman"/>
          <w:color w:val="FFFFFF"/>
          <w:sz w:val="24"/>
          <w:szCs w:val="24"/>
        </w:rPr>
      </w:pPr>
      <w:ins w:id="1174"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map.remove</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106,"Pink");</w:t>
        </w:r>
      </w:ins>
    </w:p>
    <w:p w:rsidR="00CA7811" w:rsidRPr="004A5736" w:rsidRDefault="00CA7811" w:rsidP="00CA7811">
      <w:pPr>
        <w:pStyle w:val="HTMLPreformatted"/>
        <w:pBdr>
          <w:left w:val="single" w:sz="36" w:space="12" w:color="FF0000"/>
        </w:pBdr>
        <w:shd w:val="clear" w:color="auto" w:fill="403432"/>
        <w:rPr>
          <w:ins w:id="1175" w:author="Unknown"/>
          <w:rFonts w:ascii="Times New Roman" w:hAnsi="Times New Roman" w:cs="Times New Roman"/>
          <w:color w:val="FFFFFF"/>
          <w:sz w:val="24"/>
          <w:szCs w:val="24"/>
        </w:rPr>
      </w:pPr>
      <w:ins w:id="1176"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"Entries in Map after removing Pink: " +map);</w:t>
        </w:r>
      </w:ins>
    </w:p>
    <w:p w:rsidR="00CA7811" w:rsidRPr="004A5736" w:rsidRDefault="00CA7811" w:rsidP="00CA7811">
      <w:pPr>
        <w:pStyle w:val="HTMLPreformatted"/>
        <w:pBdr>
          <w:left w:val="single" w:sz="36" w:space="12" w:color="FF0000"/>
        </w:pBdr>
        <w:shd w:val="clear" w:color="auto" w:fill="403432"/>
        <w:rPr>
          <w:ins w:id="1177" w:author="Unknown"/>
          <w:rFonts w:ascii="Times New Roman" w:hAnsi="Times New Roman" w:cs="Times New Roman"/>
          <w:color w:val="FFFFFF"/>
          <w:sz w:val="24"/>
          <w:szCs w:val="24"/>
        </w:rPr>
      </w:pPr>
      <w:ins w:id="1178"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map.clear</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179" w:author="Unknown"/>
          <w:rFonts w:ascii="Times New Roman" w:hAnsi="Times New Roman" w:cs="Times New Roman"/>
          <w:color w:val="FFFFFF"/>
          <w:sz w:val="24"/>
          <w:szCs w:val="24"/>
        </w:rPr>
      </w:pPr>
      <w:ins w:id="1180"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map);</w:t>
        </w:r>
      </w:ins>
    </w:p>
    <w:p w:rsidR="00CA7811" w:rsidRPr="004A5736" w:rsidRDefault="00CA7811" w:rsidP="00CA7811">
      <w:pPr>
        <w:pStyle w:val="HTMLPreformatted"/>
        <w:pBdr>
          <w:left w:val="single" w:sz="36" w:space="12" w:color="FF0000"/>
        </w:pBdr>
        <w:shd w:val="clear" w:color="auto" w:fill="403432"/>
        <w:rPr>
          <w:ins w:id="1181" w:author="Unknown"/>
          <w:rFonts w:ascii="Times New Roman" w:hAnsi="Times New Roman" w:cs="Times New Roman"/>
          <w:color w:val="FFFFFF"/>
          <w:sz w:val="24"/>
          <w:szCs w:val="24"/>
        </w:rPr>
      </w:pPr>
      <w:ins w:id="1182"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183" w:author="Unknown"/>
          <w:rFonts w:ascii="Times New Roman" w:hAnsi="Times New Roman" w:cs="Times New Roman"/>
          <w:color w:val="FFFFFF"/>
          <w:sz w:val="24"/>
          <w:szCs w:val="24"/>
        </w:rPr>
      </w:pPr>
      <w:ins w:id="1184" w:author="Unknown">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185" w:author="Unknown"/>
          <w:rFonts w:ascii="Times New Roman" w:hAnsi="Times New Roman" w:cs="Times New Roman"/>
          <w:color w:val="FFFFFF"/>
          <w:sz w:val="24"/>
          <w:szCs w:val="24"/>
        </w:rPr>
      </w:pPr>
      <w:ins w:id="1186" w:author="Unknown">
        <w:r w:rsidRPr="004A5736">
          <w:rPr>
            <w:rFonts w:ascii="Times New Roman" w:hAnsi="Times New Roman" w:cs="Times New Roman"/>
            <w:color w:val="FFFFFF"/>
            <w:sz w:val="24"/>
            <w:szCs w:val="24"/>
          </w:rPr>
          <w:t>Output:</w:t>
        </w:r>
      </w:ins>
    </w:p>
    <w:p w:rsidR="00CA7811" w:rsidRPr="004A5736" w:rsidRDefault="00CA7811" w:rsidP="00CA7811">
      <w:pPr>
        <w:pStyle w:val="HTMLPreformatted"/>
        <w:pBdr>
          <w:left w:val="single" w:sz="36" w:space="12" w:color="FF0000"/>
        </w:pBdr>
        <w:shd w:val="clear" w:color="auto" w:fill="403432"/>
        <w:rPr>
          <w:ins w:id="1187" w:author="Unknown"/>
          <w:rFonts w:ascii="Times New Roman" w:hAnsi="Times New Roman" w:cs="Times New Roman"/>
          <w:color w:val="FFFFFF"/>
          <w:sz w:val="24"/>
          <w:szCs w:val="24"/>
        </w:rPr>
      </w:pPr>
      <w:ins w:id="1188" w:author="Unknown">
        <w:r w:rsidRPr="004A5736">
          <w:rPr>
            <w:rFonts w:ascii="Times New Roman" w:hAnsi="Times New Roman" w:cs="Times New Roman"/>
            <w:color w:val="FFFFFF"/>
            <w:sz w:val="24"/>
            <w:szCs w:val="24"/>
          </w:rPr>
          <w:t xml:space="preserve">      Entries in Map after removing an entry: {101=Red, 102=Yellow, 103=Green, 106=Pink}</w:t>
        </w:r>
      </w:ins>
    </w:p>
    <w:p w:rsidR="00CA7811" w:rsidRPr="004A5736" w:rsidRDefault="00CA7811" w:rsidP="00CA7811">
      <w:pPr>
        <w:pStyle w:val="HTMLPreformatted"/>
        <w:pBdr>
          <w:left w:val="single" w:sz="36" w:space="12" w:color="FF0000"/>
        </w:pBdr>
        <w:shd w:val="clear" w:color="auto" w:fill="403432"/>
        <w:rPr>
          <w:ins w:id="1189" w:author="Unknown"/>
          <w:rFonts w:ascii="Times New Roman" w:hAnsi="Times New Roman" w:cs="Times New Roman"/>
          <w:color w:val="FFFFFF"/>
          <w:sz w:val="24"/>
          <w:szCs w:val="24"/>
        </w:rPr>
      </w:pPr>
      <w:ins w:id="1190" w:author="Unknown">
        <w:r w:rsidRPr="004A5736">
          <w:rPr>
            <w:rFonts w:ascii="Times New Roman" w:hAnsi="Times New Roman" w:cs="Times New Roman"/>
            <w:color w:val="FFFFFF"/>
            <w:sz w:val="24"/>
            <w:szCs w:val="24"/>
          </w:rPr>
          <w:t xml:space="preserve">      Entries in Map after removing Pink: {101=Red, 102=Yellow, 103=Green}</w:t>
        </w:r>
      </w:ins>
    </w:p>
    <w:p w:rsidR="00CA7811" w:rsidRPr="004A5736" w:rsidRDefault="00CA7811" w:rsidP="00CA7811">
      <w:pPr>
        <w:pStyle w:val="HTMLPreformatted"/>
        <w:pBdr>
          <w:left w:val="single" w:sz="36" w:space="12" w:color="FF0000"/>
        </w:pBdr>
        <w:shd w:val="clear" w:color="auto" w:fill="403432"/>
        <w:spacing w:after="360"/>
        <w:rPr>
          <w:ins w:id="1191" w:author="Unknown"/>
          <w:rFonts w:ascii="Times New Roman" w:hAnsi="Times New Roman" w:cs="Times New Roman"/>
          <w:color w:val="FFFFFF"/>
          <w:sz w:val="24"/>
          <w:szCs w:val="24"/>
        </w:rPr>
      </w:pPr>
      <w:ins w:id="1192"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NormalWeb"/>
        <w:shd w:val="clear" w:color="auto" w:fill="FFFFFF"/>
        <w:spacing w:before="0" w:beforeAutospacing="0" w:after="0" w:afterAutospacing="0"/>
        <w:rPr>
          <w:ins w:id="1193" w:author="Unknown"/>
          <w:color w:val="000000"/>
        </w:rPr>
      </w:pPr>
      <w:ins w:id="1194" w:author="Unknown">
        <w:r w:rsidRPr="004A5736">
          <w:rPr>
            <w:rStyle w:val="Strong"/>
            <w:color w:val="000000"/>
            <w:bdr w:val="none" w:sz="0" w:space="0" w:color="auto" w:frame="1"/>
          </w:rPr>
          <w:t>3. Replacing value:</w:t>
        </w:r>
        <w:r w:rsidRPr="004A5736">
          <w:rPr>
            <w:color w:val="000000"/>
          </w:rPr>
          <w:t> Let’s make a program where we will replace a specified value for a specified key. Look at the source code.</w:t>
        </w:r>
      </w:ins>
    </w:p>
    <w:p w:rsidR="00CA7811" w:rsidRPr="004A5736" w:rsidRDefault="00CA7811" w:rsidP="00CA7811">
      <w:pPr>
        <w:pStyle w:val="NormalWeb"/>
        <w:shd w:val="clear" w:color="auto" w:fill="FFFFFF"/>
        <w:spacing w:before="0" w:beforeAutospacing="0" w:after="0" w:afterAutospacing="0"/>
        <w:rPr>
          <w:ins w:id="1195" w:author="Unknown"/>
          <w:color w:val="000000"/>
        </w:rPr>
      </w:pPr>
      <w:ins w:id="1196" w:author="Unknown">
        <w:r w:rsidRPr="004A5736">
          <w:rPr>
            <w:rStyle w:val="Strong"/>
            <w:color w:val="000000"/>
            <w:bdr w:val="none" w:sz="0" w:space="0" w:color="auto" w:frame="1"/>
          </w:rPr>
          <w:t>Program source code 3:</w:t>
        </w:r>
      </w:ins>
    </w:p>
    <w:p w:rsidR="00CA7811" w:rsidRPr="004A5736" w:rsidRDefault="00CA7811" w:rsidP="00CA7811">
      <w:pPr>
        <w:pStyle w:val="HTMLPreformatted"/>
        <w:pBdr>
          <w:left w:val="single" w:sz="36" w:space="12" w:color="FF0000"/>
        </w:pBdr>
        <w:shd w:val="clear" w:color="auto" w:fill="403432"/>
        <w:rPr>
          <w:ins w:id="1197" w:author="Unknown"/>
          <w:rFonts w:ascii="Times New Roman" w:hAnsi="Times New Roman" w:cs="Times New Roman"/>
          <w:color w:val="FFFFFF"/>
          <w:sz w:val="24"/>
          <w:szCs w:val="24"/>
        </w:rPr>
      </w:pPr>
      <w:proofErr w:type="gramStart"/>
      <w:ins w:id="1198"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java.util.HashMap</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199" w:author="Unknown"/>
          <w:rFonts w:ascii="Times New Roman" w:hAnsi="Times New Roman" w:cs="Times New Roman"/>
          <w:color w:val="FFFFFF"/>
          <w:sz w:val="24"/>
          <w:szCs w:val="24"/>
        </w:rPr>
      </w:pPr>
      <w:proofErr w:type="gramStart"/>
      <w:ins w:id="1200"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java.util.Map</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201" w:author="Unknown"/>
          <w:rFonts w:ascii="Times New Roman" w:hAnsi="Times New Roman" w:cs="Times New Roman"/>
          <w:color w:val="FFFFFF"/>
          <w:sz w:val="24"/>
          <w:szCs w:val="24"/>
        </w:rPr>
      </w:pPr>
      <w:proofErr w:type="gramStart"/>
      <w:ins w:id="1202"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class </w:t>
        </w:r>
        <w:proofErr w:type="spellStart"/>
        <w:r w:rsidRPr="004A5736">
          <w:rPr>
            <w:rFonts w:ascii="Times New Roman" w:hAnsi="Times New Roman" w:cs="Times New Roman"/>
            <w:color w:val="FFFFFF"/>
            <w:sz w:val="24"/>
            <w:szCs w:val="24"/>
          </w:rPr>
          <w:t>ReplaceDemo</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203" w:author="Unknown"/>
          <w:rFonts w:ascii="Times New Roman" w:hAnsi="Times New Roman" w:cs="Times New Roman"/>
          <w:color w:val="FFFFFF"/>
          <w:sz w:val="24"/>
          <w:szCs w:val="24"/>
        </w:rPr>
      </w:pPr>
      <w:ins w:id="1204" w:author="Unknown">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205" w:author="Unknown"/>
          <w:rFonts w:ascii="Times New Roman" w:hAnsi="Times New Roman" w:cs="Times New Roman"/>
          <w:color w:val="FFFFFF"/>
          <w:sz w:val="24"/>
          <w:szCs w:val="24"/>
        </w:rPr>
      </w:pPr>
      <w:proofErr w:type="gramStart"/>
      <w:ins w:id="1206"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static void main(String[] </w:t>
        </w:r>
        <w:proofErr w:type="spellStart"/>
        <w:r w:rsidRPr="004A5736">
          <w:rPr>
            <w:rFonts w:ascii="Times New Roman" w:hAnsi="Times New Roman" w:cs="Times New Roman"/>
            <w:color w:val="FFFFFF"/>
            <w:sz w:val="24"/>
            <w:szCs w:val="24"/>
          </w:rPr>
          <w:t>args</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207" w:author="Unknown"/>
          <w:rFonts w:ascii="Times New Roman" w:hAnsi="Times New Roman" w:cs="Times New Roman"/>
          <w:color w:val="FFFFFF"/>
          <w:sz w:val="24"/>
          <w:szCs w:val="24"/>
        </w:rPr>
      </w:pPr>
      <w:ins w:id="1208" w:author="Unknown">
        <w:r w:rsidRPr="004A5736">
          <w:rPr>
            <w:rFonts w:ascii="Times New Roman" w:hAnsi="Times New Roman" w:cs="Times New Roman"/>
            <w:color w:val="FFFFFF"/>
            <w:sz w:val="24"/>
            <w:szCs w:val="24"/>
          </w:rPr>
          <w:t>{</w:t>
        </w:r>
        <w:r w:rsidRPr="004A5736">
          <w:rPr>
            <w:rFonts w:ascii="Times New Roman" w:hAnsi="Times New Roman" w:cs="Times New Roman"/>
            <w:color w:val="FFFFFF"/>
            <w:sz w:val="24"/>
            <w:szCs w:val="24"/>
          </w:rPr>
          <w:tab/>
        </w:r>
      </w:ins>
    </w:p>
    <w:p w:rsidR="00CA7811" w:rsidRPr="004A5736" w:rsidRDefault="00CA7811" w:rsidP="00CA7811">
      <w:pPr>
        <w:pStyle w:val="HTMLPreformatted"/>
        <w:pBdr>
          <w:left w:val="single" w:sz="36" w:space="12" w:color="FF0000"/>
        </w:pBdr>
        <w:shd w:val="clear" w:color="auto" w:fill="403432"/>
        <w:rPr>
          <w:ins w:id="1209" w:author="Unknown"/>
          <w:rFonts w:ascii="Times New Roman" w:hAnsi="Times New Roman" w:cs="Times New Roman"/>
          <w:color w:val="FFFFFF"/>
          <w:sz w:val="24"/>
          <w:szCs w:val="24"/>
        </w:rPr>
      </w:pPr>
      <w:ins w:id="1210" w:author="Unknown">
        <w:r w:rsidRPr="004A5736">
          <w:rPr>
            <w:rFonts w:ascii="Times New Roman" w:hAnsi="Times New Roman" w:cs="Times New Roman"/>
            <w:color w:val="FFFFFF"/>
            <w:sz w:val="24"/>
            <w:szCs w:val="24"/>
          </w:rPr>
          <w:t xml:space="preserve">  Map&lt;String, String&gt; map = new </w:t>
        </w:r>
        <w:proofErr w:type="spellStart"/>
        <w:r w:rsidRPr="004A5736">
          <w:rPr>
            <w:rFonts w:ascii="Times New Roman" w:hAnsi="Times New Roman" w:cs="Times New Roman"/>
            <w:color w:val="FFFFFF"/>
            <w:sz w:val="24"/>
            <w:szCs w:val="24"/>
          </w:rPr>
          <w:t>HashMap</w:t>
        </w:r>
        <w:proofErr w:type="spellEnd"/>
        <w:r w:rsidRPr="004A5736">
          <w:rPr>
            <w:rFonts w:ascii="Times New Roman" w:hAnsi="Times New Roman" w:cs="Times New Roman"/>
            <w:color w:val="FFFFFF"/>
            <w:sz w:val="24"/>
            <w:szCs w:val="24"/>
          </w:rPr>
          <w:t>&lt;</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211" w:author="Unknown"/>
          <w:rFonts w:ascii="Times New Roman" w:hAnsi="Times New Roman" w:cs="Times New Roman"/>
          <w:color w:val="FFFFFF"/>
          <w:sz w:val="24"/>
          <w:szCs w:val="24"/>
        </w:rPr>
      </w:pPr>
      <w:ins w:id="1212"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213" w:author="Unknown"/>
          <w:rFonts w:ascii="Times New Roman" w:hAnsi="Times New Roman" w:cs="Times New Roman"/>
          <w:color w:val="FFFFFF"/>
          <w:sz w:val="24"/>
          <w:szCs w:val="24"/>
        </w:rPr>
      </w:pPr>
      <w:ins w:id="1214"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"A", "Apple");</w:t>
        </w:r>
      </w:ins>
    </w:p>
    <w:p w:rsidR="00CA7811" w:rsidRPr="004A5736" w:rsidRDefault="00CA7811" w:rsidP="00CA7811">
      <w:pPr>
        <w:pStyle w:val="HTMLPreformatted"/>
        <w:pBdr>
          <w:left w:val="single" w:sz="36" w:space="12" w:color="FF0000"/>
        </w:pBdr>
        <w:shd w:val="clear" w:color="auto" w:fill="403432"/>
        <w:rPr>
          <w:ins w:id="1215" w:author="Unknown"/>
          <w:rFonts w:ascii="Times New Roman" w:hAnsi="Times New Roman" w:cs="Times New Roman"/>
          <w:color w:val="FFFFFF"/>
          <w:sz w:val="24"/>
          <w:szCs w:val="24"/>
        </w:rPr>
      </w:pPr>
      <w:ins w:id="1216" w:author="Unknown">
        <w:r w:rsidRPr="004A5736">
          <w:rPr>
            <w:rFonts w:ascii="Times New Roman" w:hAnsi="Times New Roman" w:cs="Times New Roman"/>
            <w:color w:val="FFFFFF"/>
            <w:sz w:val="24"/>
            <w:szCs w:val="24"/>
          </w:rPr>
          <w:lastRenderedPageBreak/>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"B", "Boy");</w:t>
        </w:r>
      </w:ins>
    </w:p>
    <w:p w:rsidR="00CA7811" w:rsidRPr="004A5736" w:rsidRDefault="00CA7811" w:rsidP="00CA7811">
      <w:pPr>
        <w:pStyle w:val="HTMLPreformatted"/>
        <w:pBdr>
          <w:left w:val="single" w:sz="36" w:space="12" w:color="FF0000"/>
        </w:pBdr>
        <w:shd w:val="clear" w:color="auto" w:fill="403432"/>
        <w:rPr>
          <w:ins w:id="1217" w:author="Unknown"/>
          <w:rFonts w:ascii="Times New Roman" w:hAnsi="Times New Roman" w:cs="Times New Roman"/>
          <w:color w:val="FFFFFF"/>
          <w:sz w:val="24"/>
          <w:szCs w:val="24"/>
        </w:rPr>
      </w:pPr>
      <w:ins w:id="1218"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"C", "Cat");</w:t>
        </w:r>
      </w:ins>
    </w:p>
    <w:p w:rsidR="00CA7811" w:rsidRPr="004A5736" w:rsidRDefault="00CA7811" w:rsidP="00CA7811">
      <w:pPr>
        <w:pStyle w:val="HTMLPreformatted"/>
        <w:pBdr>
          <w:left w:val="single" w:sz="36" w:space="12" w:color="FF0000"/>
        </w:pBdr>
        <w:shd w:val="clear" w:color="auto" w:fill="403432"/>
        <w:rPr>
          <w:ins w:id="1219" w:author="Unknown"/>
          <w:rFonts w:ascii="Times New Roman" w:hAnsi="Times New Roman" w:cs="Times New Roman"/>
          <w:color w:val="FFFFFF"/>
          <w:sz w:val="24"/>
          <w:szCs w:val="24"/>
        </w:rPr>
      </w:pPr>
      <w:ins w:id="1220"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"D", "Dog");</w:t>
        </w:r>
      </w:ins>
    </w:p>
    <w:p w:rsidR="00CA7811" w:rsidRPr="004A5736" w:rsidRDefault="00CA7811" w:rsidP="00CA7811">
      <w:pPr>
        <w:pStyle w:val="HTMLPreformatted"/>
        <w:pBdr>
          <w:left w:val="single" w:sz="36" w:space="12" w:color="FF0000"/>
        </w:pBdr>
        <w:shd w:val="clear" w:color="auto" w:fill="403432"/>
        <w:rPr>
          <w:ins w:id="1221" w:author="Unknown"/>
          <w:rFonts w:ascii="Times New Roman" w:hAnsi="Times New Roman" w:cs="Times New Roman"/>
          <w:color w:val="FFFFFF"/>
          <w:sz w:val="24"/>
          <w:szCs w:val="24"/>
        </w:rPr>
      </w:pPr>
      <w:ins w:id="1222"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"E", "Elephant");</w:t>
        </w:r>
      </w:ins>
    </w:p>
    <w:p w:rsidR="00CA7811" w:rsidRPr="004A5736" w:rsidRDefault="00CA7811" w:rsidP="00CA7811">
      <w:pPr>
        <w:pStyle w:val="HTMLPreformatted"/>
        <w:pBdr>
          <w:left w:val="single" w:sz="36" w:space="12" w:color="FF0000"/>
        </w:pBdr>
        <w:shd w:val="clear" w:color="auto" w:fill="403432"/>
        <w:rPr>
          <w:ins w:id="1223" w:author="Unknown"/>
          <w:rFonts w:ascii="Times New Roman" w:hAnsi="Times New Roman" w:cs="Times New Roman"/>
          <w:color w:val="FFFFFF"/>
          <w:sz w:val="24"/>
          <w:szCs w:val="24"/>
        </w:rPr>
      </w:pPr>
      <w:ins w:id="1224"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225" w:author="Unknown"/>
          <w:rFonts w:ascii="Times New Roman" w:hAnsi="Times New Roman" w:cs="Times New Roman"/>
          <w:color w:val="FFFFFF"/>
          <w:sz w:val="24"/>
          <w:szCs w:val="24"/>
        </w:rPr>
      </w:pPr>
      <w:proofErr w:type="spellStart"/>
      <w:proofErr w:type="gramStart"/>
      <w:ins w:id="1226" w:author="Unknown">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w:t>
        </w:r>
        <w:proofErr w:type="spellStart"/>
        <w:r w:rsidRPr="004A5736">
          <w:rPr>
            <w:rFonts w:ascii="Times New Roman" w:hAnsi="Times New Roman" w:cs="Times New Roman"/>
            <w:color w:val="FFFFFF"/>
            <w:sz w:val="24"/>
            <w:szCs w:val="24"/>
          </w:rPr>
          <w:t>Orignal</w:t>
        </w:r>
        <w:proofErr w:type="spellEnd"/>
        <w:r w:rsidRPr="004A5736">
          <w:rPr>
            <w:rFonts w:ascii="Times New Roman" w:hAnsi="Times New Roman" w:cs="Times New Roman"/>
            <w:color w:val="FFFFFF"/>
            <w:sz w:val="24"/>
            <w:szCs w:val="24"/>
          </w:rPr>
          <w:t xml:space="preserve"> Entries in Map: " +map);   </w:t>
        </w:r>
      </w:ins>
    </w:p>
    <w:p w:rsidR="00CA7811" w:rsidRPr="004A5736" w:rsidRDefault="00CA7811" w:rsidP="00CA7811">
      <w:pPr>
        <w:pStyle w:val="HTMLPreformatted"/>
        <w:pBdr>
          <w:left w:val="single" w:sz="36" w:space="12" w:color="FF0000"/>
        </w:pBdr>
        <w:shd w:val="clear" w:color="auto" w:fill="403432"/>
        <w:rPr>
          <w:ins w:id="1227" w:author="Unknown"/>
          <w:rFonts w:ascii="Times New Roman" w:hAnsi="Times New Roman" w:cs="Times New Roman"/>
          <w:color w:val="FFFFFF"/>
          <w:sz w:val="24"/>
          <w:szCs w:val="24"/>
        </w:rPr>
      </w:pPr>
      <w:ins w:id="1228"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Replacing</w:t>
        </w:r>
        <w:proofErr w:type="gramEnd"/>
        <w:r w:rsidRPr="004A5736">
          <w:rPr>
            <w:rFonts w:ascii="Times New Roman" w:hAnsi="Times New Roman" w:cs="Times New Roman"/>
            <w:color w:val="FFFFFF"/>
            <w:sz w:val="24"/>
            <w:szCs w:val="24"/>
          </w:rPr>
          <w:t xml:space="preserve"> a specified value for a specified key.</w:t>
        </w:r>
      </w:ins>
    </w:p>
    <w:p w:rsidR="00CA7811" w:rsidRPr="004A5736" w:rsidRDefault="00CA7811" w:rsidP="00CA7811">
      <w:pPr>
        <w:pStyle w:val="HTMLPreformatted"/>
        <w:pBdr>
          <w:left w:val="single" w:sz="36" w:space="12" w:color="FF0000"/>
        </w:pBdr>
        <w:shd w:val="clear" w:color="auto" w:fill="403432"/>
        <w:rPr>
          <w:ins w:id="1229" w:author="Unknown"/>
          <w:rFonts w:ascii="Times New Roman" w:hAnsi="Times New Roman" w:cs="Times New Roman"/>
          <w:color w:val="FFFFFF"/>
          <w:sz w:val="24"/>
          <w:szCs w:val="24"/>
        </w:rPr>
      </w:pPr>
      <w:ins w:id="1230"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map.replace</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"E", "Element");</w:t>
        </w:r>
      </w:ins>
    </w:p>
    <w:p w:rsidR="00CA7811" w:rsidRPr="004A5736" w:rsidRDefault="00CA7811" w:rsidP="00CA7811">
      <w:pPr>
        <w:pStyle w:val="HTMLPreformatted"/>
        <w:pBdr>
          <w:left w:val="single" w:sz="36" w:space="12" w:color="FF0000"/>
        </w:pBdr>
        <w:shd w:val="clear" w:color="auto" w:fill="403432"/>
        <w:rPr>
          <w:ins w:id="1231" w:author="Unknown"/>
          <w:rFonts w:ascii="Times New Roman" w:hAnsi="Times New Roman" w:cs="Times New Roman"/>
          <w:color w:val="FFFFFF"/>
          <w:sz w:val="24"/>
          <w:szCs w:val="24"/>
        </w:rPr>
      </w:pPr>
      <w:ins w:id="1232"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"Updated Entries in Map after replacing: " +map);</w:t>
        </w:r>
      </w:ins>
    </w:p>
    <w:p w:rsidR="00CA7811" w:rsidRPr="004A5736" w:rsidRDefault="00CA7811" w:rsidP="00CA7811">
      <w:pPr>
        <w:pStyle w:val="HTMLPreformatted"/>
        <w:pBdr>
          <w:left w:val="single" w:sz="36" w:space="12" w:color="FF0000"/>
        </w:pBdr>
        <w:shd w:val="clear" w:color="auto" w:fill="403432"/>
        <w:rPr>
          <w:ins w:id="1233" w:author="Unknown"/>
          <w:rFonts w:ascii="Times New Roman" w:hAnsi="Times New Roman" w:cs="Times New Roman"/>
          <w:color w:val="FFFFFF"/>
          <w:sz w:val="24"/>
          <w:szCs w:val="24"/>
        </w:rPr>
      </w:pPr>
      <w:ins w:id="1234"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235" w:author="Unknown"/>
          <w:rFonts w:ascii="Times New Roman" w:hAnsi="Times New Roman" w:cs="Times New Roman"/>
          <w:color w:val="FFFFFF"/>
          <w:sz w:val="24"/>
          <w:szCs w:val="24"/>
        </w:rPr>
      </w:pPr>
      <w:ins w:id="1236" w:author="Unknown">
        <w:r w:rsidRPr="004A5736">
          <w:rPr>
            <w:rFonts w:ascii="Times New Roman" w:hAnsi="Times New Roman" w:cs="Times New Roman"/>
            <w:color w:val="FFFFFF"/>
            <w:sz w:val="24"/>
            <w:szCs w:val="24"/>
          </w:rPr>
          <w:t>// Replace old value with a new value.</w:t>
        </w:r>
      </w:ins>
    </w:p>
    <w:p w:rsidR="00CA7811" w:rsidRPr="004A5736" w:rsidRDefault="00CA7811" w:rsidP="00CA7811">
      <w:pPr>
        <w:pStyle w:val="HTMLPreformatted"/>
        <w:pBdr>
          <w:left w:val="single" w:sz="36" w:space="12" w:color="FF0000"/>
        </w:pBdr>
        <w:shd w:val="clear" w:color="auto" w:fill="403432"/>
        <w:rPr>
          <w:ins w:id="1237" w:author="Unknown"/>
          <w:rFonts w:ascii="Times New Roman" w:hAnsi="Times New Roman" w:cs="Times New Roman"/>
          <w:color w:val="FFFFFF"/>
          <w:sz w:val="24"/>
          <w:szCs w:val="24"/>
        </w:rPr>
      </w:pPr>
      <w:ins w:id="1238"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map.replace</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"B", "Boy", "Bucket");</w:t>
        </w:r>
      </w:ins>
    </w:p>
    <w:p w:rsidR="00CA7811" w:rsidRPr="004A5736" w:rsidRDefault="00CA7811" w:rsidP="00CA7811">
      <w:pPr>
        <w:pStyle w:val="HTMLPreformatted"/>
        <w:pBdr>
          <w:left w:val="single" w:sz="36" w:space="12" w:color="FF0000"/>
        </w:pBdr>
        <w:shd w:val="clear" w:color="auto" w:fill="403432"/>
        <w:rPr>
          <w:ins w:id="1239" w:author="Unknown"/>
          <w:rFonts w:ascii="Times New Roman" w:hAnsi="Times New Roman" w:cs="Times New Roman"/>
          <w:color w:val="FFFFFF"/>
          <w:sz w:val="24"/>
          <w:szCs w:val="24"/>
        </w:rPr>
      </w:pPr>
      <w:ins w:id="1240"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map);</w:t>
        </w:r>
      </w:ins>
    </w:p>
    <w:p w:rsidR="00CA7811" w:rsidRPr="004A5736" w:rsidRDefault="00CA7811" w:rsidP="00CA7811">
      <w:pPr>
        <w:pStyle w:val="HTMLPreformatted"/>
        <w:pBdr>
          <w:left w:val="single" w:sz="36" w:space="12" w:color="FF0000"/>
        </w:pBdr>
        <w:shd w:val="clear" w:color="auto" w:fill="403432"/>
        <w:rPr>
          <w:ins w:id="1241" w:author="Unknown"/>
          <w:rFonts w:ascii="Times New Roman" w:hAnsi="Times New Roman" w:cs="Times New Roman"/>
          <w:color w:val="FFFFFF"/>
          <w:sz w:val="24"/>
          <w:szCs w:val="24"/>
        </w:rPr>
      </w:pPr>
      <w:ins w:id="1242"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243" w:author="Unknown"/>
          <w:rFonts w:ascii="Times New Roman" w:hAnsi="Times New Roman" w:cs="Times New Roman"/>
          <w:color w:val="FFFFFF"/>
          <w:sz w:val="24"/>
          <w:szCs w:val="24"/>
        </w:rPr>
      </w:pPr>
      <w:ins w:id="1244" w:author="Unknown">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245" w:author="Unknown"/>
          <w:rFonts w:ascii="Times New Roman" w:hAnsi="Times New Roman" w:cs="Times New Roman"/>
          <w:color w:val="FFFFFF"/>
          <w:sz w:val="24"/>
          <w:szCs w:val="24"/>
        </w:rPr>
      </w:pPr>
      <w:ins w:id="1246" w:author="Unknown">
        <w:r w:rsidRPr="004A5736">
          <w:rPr>
            <w:rFonts w:ascii="Times New Roman" w:hAnsi="Times New Roman" w:cs="Times New Roman"/>
            <w:color w:val="FFFFFF"/>
            <w:sz w:val="24"/>
            <w:szCs w:val="24"/>
          </w:rPr>
          <w:t>Output:</w:t>
        </w:r>
      </w:ins>
    </w:p>
    <w:p w:rsidR="00CA7811" w:rsidRPr="004A5736" w:rsidRDefault="00CA7811" w:rsidP="00CA7811">
      <w:pPr>
        <w:pStyle w:val="HTMLPreformatted"/>
        <w:pBdr>
          <w:left w:val="single" w:sz="36" w:space="12" w:color="FF0000"/>
        </w:pBdr>
        <w:shd w:val="clear" w:color="auto" w:fill="403432"/>
        <w:rPr>
          <w:ins w:id="1247" w:author="Unknown"/>
          <w:rFonts w:ascii="Times New Roman" w:hAnsi="Times New Roman" w:cs="Times New Roman"/>
          <w:color w:val="FFFFFF"/>
          <w:sz w:val="24"/>
          <w:szCs w:val="24"/>
        </w:rPr>
      </w:pPr>
      <w:ins w:id="1248" w:author="Unknown">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Orignal</w:t>
        </w:r>
        <w:proofErr w:type="spellEnd"/>
        <w:r w:rsidRPr="004A5736">
          <w:rPr>
            <w:rFonts w:ascii="Times New Roman" w:hAnsi="Times New Roman" w:cs="Times New Roman"/>
            <w:color w:val="FFFFFF"/>
            <w:sz w:val="24"/>
            <w:szCs w:val="24"/>
          </w:rPr>
          <w:t xml:space="preserve"> Entries in Map: {A=Apple, B=Boy, C=Cat, D=Dog, E=Elephant}</w:t>
        </w:r>
      </w:ins>
    </w:p>
    <w:p w:rsidR="00CA7811" w:rsidRPr="004A5736" w:rsidRDefault="00CA7811" w:rsidP="00CA7811">
      <w:pPr>
        <w:pStyle w:val="HTMLPreformatted"/>
        <w:pBdr>
          <w:left w:val="single" w:sz="36" w:space="12" w:color="FF0000"/>
        </w:pBdr>
        <w:shd w:val="clear" w:color="auto" w:fill="403432"/>
        <w:rPr>
          <w:ins w:id="1249" w:author="Unknown"/>
          <w:rFonts w:ascii="Times New Roman" w:hAnsi="Times New Roman" w:cs="Times New Roman"/>
          <w:color w:val="FFFFFF"/>
          <w:sz w:val="24"/>
          <w:szCs w:val="24"/>
        </w:rPr>
      </w:pPr>
      <w:ins w:id="1250" w:author="Unknown">
        <w:r w:rsidRPr="004A5736">
          <w:rPr>
            <w:rFonts w:ascii="Times New Roman" w:hAnsi="Times New Roman" w:cs="Times New Roman"/>
            <w:color w:val="FFFFFF"/>
            <w:sz w:val="24"/>
            <w:szCs w:val="24"/>
          </w:rPr>
          <w:t xml:space="preserve">      Updated Entries in Map after replacing: {A=Apple, B=Boy, C=Cat, D=Dog, E=Element}</w:t>
        </w:r>
      </w:ins>
    </w:p>
    <w:p w:rsidR="00CA7811" w:rsidRPr="004A5736" w:rsidRDefault="00CA7811" w:rsidP="00CA7811">
      <w:pPr>
        <w:pStyle w:val="HTMLPreformatted"/>
        <w:pBdr>
          <w:left w:val="single" w:sz="36" w:space="12" w:color="FF0000"/>
        </w:pBdr>
        <w:shd w:val="clear" w:color="auto" w:fill="403432"/>
        <w:rPr>
          <w:ins w:id="1251" w:author="Unknown"/>
          <w:rFonts w:ascii="Times New Roman" w:hAnsi="Times New Roman" w:cs="Times New Roman"/>
          <w:color w:val="FFFFFF"/>
          <w:sz w:val="24"/>
          <w:szCs w:val="24"/>
        </w:rPr>
      </w:pPr>
      <w:ins w:id="1252" w:author="Unknown">
        <w:r w:rsidRPr="004A5736">
          <w:rPr>
            <w:rFonts w:ascii="Times New Roman" w:hAnsi="Times New Roman" w:cs="Times New Roman"/>
            <w:color w:val="FFFFFF"/>
            <w:sz w:val="24"/>
            <w:szCs w:val="24"/>
          </w:rPr>
          <w:t xml:space="preserve">      {A=Apple, B=Bucket, C=Cat, D=Dog, E=Element}</w:t>
        </w:r>
      </w:ins>
    </w:p>
    <w:p w:rsidR="00CA7811" w:rsidRPr="004A5736" w:rsidRDefault="00CA7811" w:rsidP="00CA7811">
      <w:pPr>
        <w:pStyle w:val="NormalWeb"/>
        <w:shd w:val="clear" w:color="auto" w:fill="FFFFFF"/>
        <w:spacing w:before="0" w:beforeAutospacing="0" w:after="0" w:afterAutospacing="0"/>
        <w:rPr>
          <w:ins w:id="1253" w:author="Unknown"/>
          <w:color w:val="000000"/>
        </w:rPr>
      </w:pPr>
      <w:ins w:id="1254" w:author="Unknown">
        <w:r w:rsidRPr="004A5736">
          <w:rPr>
            <w:rStyle w:val="Strong"/>
            <w:color w:val="000000"/>
            <w:bdr w:val="none" w:sz="0" w:space="0" w:color="auto" w:frame="1"/>
          </w:rPr>
          <w:t>4. Getting keys and values:</w:t>
        </w:r>
        <w:r w:rsidRPr="004A5736">
          <w:rPr>
            <w:color w:val="000000"/>
          </w:rPr>
          <w:t> Let’s take an example program where we will get a set-view of keys and values of the invoking map.</w:t>
        </w:r>
      </w:ins>
    </w:p>
    <w:p w:rsidR="00CA7811" w:rsidRPr="004A5736" w:rsidRDefault="00CA7811" w:rsidP="00CA7811">
      <w:pPr>
        <w:pStyle w:val="NormalWeb"/>
        <w:shd w:val="clear" w:color="auto" w:fill="FFFFFF"/>
        <w:spacing w:before="0" w:beforeAutospacing="0" w:after="0" w:afterAutospacing="0"/>
        <w:rPr>
          <w:ins w:id="1255" w:author="Unknown"/>
          <w:color w:val="000000"/>
        </w:rPr>
      </w:pPr>
      <w:ins w:id="1256" w:author="Unknown">
        <w:r w:rsidRPr="004A5736">
          <w:rPr>
            <w:rStyle w:val="Strong"/>
            <w:color w:val="000000"/>
            <w:bdr w:val="none" w:sz="0" w:space="0" w:color="auto" w:frame="1"/>
          </w:rPr>
          <w:t>Program source code 4:</w:t>
        </w:r>
      </w:ins>
    </w:p>
    <w:p w:rsidR="00CA7811" w:rsidRPr="004A5736" w:rsidRDefault="00CA7811" w:rsidP="00CA7811">
      <w:pPr>
        <w:pStyle w:val="HTMLPreformatted"/>
        <w:pBdr>
          <w:left w:val="single" w:sz="36" w:space="12" w:color="FF0000"/>
        </w:pBdr>
        <w:shd w:val="clear" w:color="auto" w:fill="403432"/>
        <w:rPr>
          <w:ins w:id="1257" w:author="Unknown"/>
          <w:rFonts w:ascii="Times New Roman" w:hAnsi="Times New Roman" w:cs="Times New Roman"/>
          <w:color w:val="FFFFFF"/>
          <w:sz w:val="24"/>
          <w:szCs w:val="24"/>
        </w:rPr>
      </w:pPr>
      <w:proofErr w:type="gramStart"/>
      <w:ins w:id="1258"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java.util.Collection</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259" w:author="Unknown"/>
          <w:rFonts w:ascii="Times New Roman" w:hAnsi="Times New Roman" w:cs="Times New Roman"/>
          <w:color w:val="FFFFFF"/>
          <w:sz w:val="24"/>
          <w:szCs w:val="24"/>
        </w:rPr>
      </w:pPr>
      <w:proofErr w:type="gramStart"/>
      <w:ins w:id="1260"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java.util.HashMap</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261" w:author="Unknown"/>
          <w:rFonts w:ascii="Times New Roman" w:hAnsi="Times New Roman" w:cs="Times New Roman"/>
          <w:color w:val="FFFFFF"/>
          <w:sz w:val="24"/>
          <w:szCs w:val="24"/>
        </w:rPr>
      </w:pPr>
      <w:proofErr w:type="gramStart"/>
      <w:ins w:id="1262"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java.util.Map</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263" w:author="Unknown"/>
          <w:rFonts w:ascii="Times New Roman" w:hAnsi="Times New Roman" w:cs="Times New Roman"/>
          <w:color w:val="FFFFFF"/>
          <w:sz w:val="24"/>
          <w:szCs w:val="24"/>
        </w:rPr>
      </w:pPr>
      <w:proofErr w:type="gramStart"/>
      <w:ins w:id="1264"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java.util.Set</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265" w:author="Unknown"/>
          <w:rFonts w:ascii="Times New Roman" w:hAnsi="Times New Roman" w:cs="Times New Roman"/>
          <w:color w:val="FFFFFF"/>
          <w:sz w:val="24"/>
          <w:szCs w:val="24"/>
        </w:rPr>
      </w:pPr>
      <w:proofErr w:type="gramStart"/>
      <w:ins w:id="1266"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class </w:t>
        </w:r>
        <w:proofErr w:type="spellStart"/>
        <w:r w:rsidRPr="004A5736">
          <w:rPr>
            <w:rFonts w:ascii="Times New Roman" w:hAnsi="Times New Roman" w:cs="Times New Roman"/>
            <w:color w:val="FFFFFF"/>
            <w:sz w:val="24"/>
            <w:szCs w:val="24"/>
          </w:rPr>
          <w:t>KeySetDemo</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267" w:author="Unknown"/>
          <w:rFonts w:ascii="Times New Roman" w:hAnsi="Times New Roman" w:cs="Times New Roman"/>
          <w:color w:val="FFFFFF"/>
          <w:sz w:val="24"/>
          <w:szCs w:val="24"/>
        </w:rPr>
      </w:pPr>
      <w:ins w:id="1268" w:author="Unknown">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269" w:author="Unknown"/>
          <w:rFonts w:ascii="Times New Roman" w:hAnsi="Times New Roman" w:cs="Times New Roman"/>
          <w:color w:val="FFFFFF"/>
          <w:sz w:val="24"/>
          <w:szCs w:val="24"/>
        </w:rPr>
      </w:pPr>
      <w:proofErr w:type="gramStart"/>
      <w:ins w:id="1270"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static void main(String[] </w:t>
        </w:r>
        <w:proofErr w:type="spellStart"/>
        <w:r w:rsidRPr="004A5736">
          <w:rPr>
            <w:rFonts w:ascii="Times New Roman" w:hAnsi="Times New Roman" w:cs="Times New Roman"/>
            <w:color w:val="FFFFFF"/>
            <w:sz w:val="24"/>
            <w:szCs w:val="24"/>
          </w:rPr>
          <w:t>args</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271" w:author="Unknown"/>
          <w:rFonts w:ascii="Times New Roman" w:hAnsi="Times New Roman" w:cs="Times New Roman"/>
          <w:color w:val="FFFFFF"/>
          <w:sz w:val="24"/>
          <w:szCs w:val="24"/>
        </w:rPr>
      </w:pPr>
      <w:ins w:id="1272" w:author="Unknown">
        <w:r w:rsidRPr="004A5736">
          <w:rPr>
            <w:rFonts w:ascii="Times New Roman" w:hAnsi="Times New Roman" w:cs="Times New Roman"/>
            <w:color w:val="FFFFFF"/>
            <w:sz w:val="24"/>
            <w:szCs w:val="24"/>
          </w:rPr>
          <w:t>{</w:t>
        </w:r>
        <w:r w:rsidRPr="004A5736">
          <w:rPr>
            <w:rFonts w:ascii="Times New Roman" w:hAnsi="Times New Roman" w:cs="Times New Roman"/>
            <w:color w:val="FFFFFF"/>
            <w:sz w:val="24"/>
            <w:szCs w:val="24"/>
          </w:rPr>
          <w:tab/>
        </w:r>
      </w:ins>
    </w:p>
    <w:p w:rsidR="00CA7811" w:rsidRPr="004A5736" w:rsidRDefault="00CA7811" w:rsidP="00CA7811">
      <w:pPr>
        <w:pStyle w:val="HTMLPreformatted"/>
        <w:pBdr>
          <w:left w:val="single" w:sz="36" w:space="12" w:color="FF0000"/>
        </w:pBdr>
        <w:shd w:val="clear" w:color="auto" w:fill="403432"/>
        <w:rPr>
          <w:ins w:id="1273" w:author="Unknown"/>
          <w:rFonts w:ascii="Times New Roman" w:hAnsi="Times New Roman" w:cs="Times New Roman"/>
          <w:color w:val="FFFFFF"/>
          <w:sz w:val="24"/>
          <w:szCs w:val="24"/>
        </w:rPr>
      </w:pPr>
      <w:ins w:id="1274" w:author="Unknown">
        <w:r w:rsidRPr="004A5736">
          <w:rPr>
            <w:rFonts w:ascii="Times New Roman" w:hAnsi="Times New Roman" w:cs="Times New Roman"/>
            <w:color w:val="FFFFFF"/>
            <w:sz w:val="24"/>
            <w:szCs w:val="24"/>
          </w:rPr>
          <w:t xml:space="preserve">  Map&lt;String, String&gt; map = new </w:t>
        </w:r>
        <w:proofErr w:type="spellStart"/>
        <w:r w:rsidRPr="004A5736">
          <w:rPr>
            <w:rFonts w:ascii="Times New Roman" w:hAnsi="Times New Roman" w:cs="Times New Roman"/>
            <w:color w:val="FFFFFF"/>
            <w:sz w:val="24"/>
            <w:szCs w:val="24"/>
          </w:rPr>
          <w:t>HashMap</w:t>
        </w:r>
        <w:proofErr w:type="spellEnd"/>
        <w:r w:rsidRPr="004A5736">
          <w:rPr>
            <w:rFonts w:ascii="Times New Roman" w:hAnsi="Times New Roman" w:cs="Times New Roman"/>
            <w:color w:val="FFFFFF"/>
            <w:sz w:val="24"/>
            <w:szCs w:val="24"/>
          </w:rPr>
          <w:t>&lt;</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275" w:author="Unknown"/>
          <w:rFonts w:ascii="Times New Roman" w:hAnsi="Times New Roman" w:cs="Times New Roman"/>
          <w:color w:val="FFFFFF"/>
          <w:sz w:val="24"/>
          <w:szCs w:val="24"/>
        </w:rPr>
      </w:pPr>
      <w:ins w:id="1276"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277" w:author="Unknown"/>
          <w:rFonts w:ascii="Times New Roman" w:hAnsi="Times New Roman" w:cs="Times New Roman"/>
          <w:color w:val="FFFFFF"/>
          <w:sz w:val="24"/>
          <w:szCs w:val="24"/>
        </w:rPr>
      </w:pPr>
      <w:ins w:id="1278"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"B", "B");</w:t>
        </w:r>
      </w:ins>
    </w:p>
    <w:p w:rsidR="00CA7811" w:rsidRPr="004A5736" w:rsidRDefault="00CA7811" w:rsidP="00CA7811">
      <w:pPr>
        <w:pStyle w:val="HTMLPreformatted"/>
        <w:pBdr>
          <w:left w:val="single" w:sz="36" w:space="12" w:color="FF0000"/>
        </w:pBdr>
        <w:shd w:val="clear" w:color="auto" w:fill="403432"/>
        <w:rPr>
          <w:ins w:id="1279" w:author="Unknown"/>
          <w:rFonts w:ascii="Times New Roman" w:hAnsi="Times New Roman" w:cs="Times New Roman"/>
          <w:color w:val="FFFFFF"/>
          <w:sz w:val="24"/>
          <w:szCs w:val="24"/>
        </w:rPr>
      </w:pPr>
      <w:ins w:id="1280"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"D", "H");</w:t>
        </w:r>
      </w:ins>
    </w:p>
    <w:p w:rsidR="00CA7811" w:rsidRPr="004A5736" w:rsidRDefault="00CA7811" w:rsidP="00CA7811">
      <w:pPr>
        <w:pStyle w:val="HTMLPreformatted"/>
        <w:pBdr>
          <w:left w:val="single" w:sz="36" w:space="12" w:color="FF0000"/>
        </w:pBdr>
        <w:shd w:val="clear" w:color="auto" w:fill="403432"/>
        <w:rPr>
          <w:ins w:id="1281" w:author="Unknown"/>
          <w:rFonts w:ascii="Times New Roman" w:hAnsi="Times New Roman" w:cs="Times New Roman"/>
          <w:color w:val="FFFFFF"/>
          <w:sz w:val="24"/>
          <w:szCs w:val="24"/>
        </w:rPr>
      </w:pPr>
      <w:ins w:id="1282"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"A", "A");</w:t>
        </w:r>
      </w:ins>
    </w:p>
    <w:p w:rsidR="00CA7811" w:rsidRPr="004A5736" w:rsidRDefault="00CA7811" w:rsidP="00CA7811">
      <w:pPr>
        <w:pStyle w:val="HTMLPreformatted"/>
        <w:pBdr>
          <w:left w:val="single" w:sz="36" w:space="12" w:color="FF0000"/>
        </w:pBdr>
        <w:shd w:val="clear" w:color="auto" w:fill="403432"/>
        <w:rPr>
          <w:ins w:id="1283" w:author="Unknown"/>
          <w:rFonts w:ascii="Times New Roman" w:hAnsi="Times New Roman" w:cs="Times New Roman"/>
          <w:color w:val="FFFFFF"/>
          <w:sz w:val="24"/>
          <w:szCs w:val="24"/>
        </w:rPr>
      </w:pPr>
      <w:ins w:id="1284"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"C", "R");</w:t>
        </w:r>
      </w:ins>
    </w:p>
    <w:p w:rsidR="00CA7811" w:rsidRPr="004A5736" w:rsidRDefault="00CA7811" w:rsidP="00CA7811">
      <w:pPr>
        <w:pStyle w:val="HTMLPreformatted"/>
        <w:pBdr>
          <w:left w:val="single" w:sz="36" w:space="12" w:color="FF0000"/>
        </w:pBdr>
        <w:shd w:val="clear" w:color="auto" w:fill="403432"/>
        <w:rPr>
          <w:ins w:id="1285" w:author="Unknown"/>
          <w:rFonts w:ascii="Times New Roman" w:hAnsi="Times New Roman" w:cs="Times New Roman"/>
          <w:color w:val="FFFFFF"/>
          <w:sz w:val="24"/>
          <w:szCs w:val="24"/>
        </w:rPr>
      </w:pPr>
      <w:ins w:id="1286"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"E", "T");</w:t>
        </w:r>
      </w:ins>
    </w:p>
    <w:p w:rsidR="00CA7811" w:rsidRPr="004A5736" w:rsidRDefault="00CA7811" w:rsidP="00CA7811">
      <w:pPr>
        <w:pStyle w:val="HTMLPreformatted"/>
        <w:pBdr>
          <w:left w:val="single" w:sz="36" w:space="12" w:color="FF0000"/>
        </w:pBdr>
        <w:shd w:val="clear" w:color="auto" w:fill="403432"/>
        <w:rPr>
          <w:ins w:id="1287" w:author="Unknown"/>
          <w:rFonts w:ascii="Times New Roman" w:hAnsi="Times New Roman" w:cs="Times New Roman"/>
          <w:color w:val="FFFFFF"/>
          <w:sz w:val="24"/>
          <w:szCs w:val="24"/>
        </w:rPr>
      </w:pPr>
      <w:ins w:id="1288"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289" w:author="Unknown"/>
          <w:rFonts w:ascii="Times New Roman" w:hAnsi="Times New Roman" w:cs="Times New Roman"/>
          <w:color w:val="FFFFFF"/>
          <w:sz w:val="24"/>
          <w:szCs w:val="24"/>
        </w:rPr>
      </w:pPr>
      <w:ins w:id="1290" w:author="Unknown">
        <w:r w:rsidRPr="004A5736">
          <w:rPr>
            <w:rFonts w:ascii="Times New Roman" w:hAnsi="Times New Roman" w:cs="Times New Roman"/>
            <w:color w:val="FFFFFF"/>
            <w:sz w:val="24"/>
            <w:szCs w:val="24"/>
          </w:rPr>
          <w:t xml:space="preserve">Set&lt;String&gt; keys = </w:t>
        </w:r>
        <w:proofErr w:type="spellStart"/>
        <w:proofErr w:type="gramStart"/>
        <w:r w:rsidRPr="004A5736">
          <w:rPr>
            <w:rFonts w:ascii="Times New Roman" w:hAnsi="Times New Roman" w:cs="Times New Roman"/>
            <w:color w:val="FFFFFF"/>
            <w:sz w:val="24"/>
            <w:szCs w:val="24"/>
          </w:rPr>
          <w:t>map.keySet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291" w:author="Unknown"/>
          <w:rFonts w:ascii="Times New Roman" w:hAnsi="Times New Roman" w:cs="Times New Roman"/>
          <w:color w:val="FFFFFF"/>
          <w:sz w:val="24"/>
          <w:szCs w:val="24"/>
        </w:rPr>
      </w:pPr>
      <w:proofErr w:type="spellStart"/>
      <w:proofErr w:type="gramStart"/>
      <w:ins w:id="1292" w:author="Unknown">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"Set view of keys: " +keys);</w:t>
        </w:r>
      </w:ins>
    </w:p>
    <w:p w:rsidR="00CA7811" w:rsidRPr="004A5736" w:rsidRDefault="00CA7811" w:rsidP="00CA7811">
      <w:pPr>
        <w:pStyle w:val="HTMLPreformatted"/>
        <w:pBdr>
          <w:left w:val="single" w:sz="36" w:space="12" w:color="FF0000"/>
        </w:pBdr>
        <w:shd w:val="clear" w:color="auto" w:fill="403432"/>
        <w:rPr>
          <w:ins w:id="1293" w:author="Unknown"/>
          <w:rFonts w:ascii="Times New Roman" w:hAnsi="Times New Roman" w:cs="Times New Roman"/>
          <w:color w:val="FFFFFF"/>
          <w:sz w:val="24"/>
          <w:szCs w:val="24"/>
        </w:rPr>
      </w:pPr>
    </w:p>
    <w:p w:rsidR="00CA7811" w:rsidRPr="004A5736" w:rsidRDefault="00CA7811" w:rsidP="00CA7811">
      <w:pPr>
        <w:pStyle w:val="HTMLPreformatted"/>
        <w:pBdr>
          <w:left w:val="single" w:sz="36" w:space="12" w:color="FF0000"/>
        </w:pBdr>
        <w:shd w:val="clear" w:color="auto" w:fill="403432"/>
        <w:rPr>
          <w:ins w:id="1294" w:author="Unknown"/>
          <w:rFonts w:ascii="Times New Roman" w:hAnsi="Times New Roman" w:cs="Times New Roman"/>
          <w:color w:val="FFFFFF"/>
          <w:sz w:val="24"/>
          <w:szCs w:val="24"/>
        </w:rPr>
      </w:pPr>
      <w:ins w:id="1295" w:author="Unknown">
        <w:r w:rsidRPr="004A5736">
          <w:rPr>
            <w:rFonts w:ascii="Times New Roman" w:hAnsi="Times New Roman" w:cs="Times New Roman"/>
            <w:color w:val="FFFFFF"/>
            <w:sz w:val="24"/>
            <w:szCs w:val="24"/>
          </w:rPr>
          <w:t xml:space="preserve">Collection&lt;String&gt; values = </w:t>
        </w:r>
        <w:proofErr w:type="spellStart"/>
        <w:proofErr w:type="gramStart"/>
        <w:r w:rsidRPr="004A5736">
          <w:rPr>
            <w:rFonts w:ascii="Times New Roman" w:hAnsi="Times New Roman" w:cs="Times New Roman"/>
            <w:color w:val="FFFFFF"/>
            <w:sz w:val="24"/>
            <w:szCs w:val="24"/>
          </w:rPr>
          <w:t>map.values</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296" w:author="Unknown"/>
          <w:rFonts w:ascii="Times New Roman" w:hAnsi="Times New Roman" w:cs="Times New Roman"/>
          <w:color w:val="FFFFFF"/>
          <w:sz w:val="24"/>
          <w:szCs w:val="24"/>
        </w:rPr>
      </w:pPr>
      <w:proofErr w:type="spellStart"/>
      <w:proofErr w:type="gramStart"/>
      <w:ins w:id="1297" w:author="Unknown">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"Collection view of values: " +values);</w:t>
        </w:r>
      </w:ins>
    </w:p>
    <w:p w:rsidR="00CA7811" w:rsidRPr="004A5736" w:rsidRDefault="00CA7811" w:rsidP="00CA7811">
      <w:pPr>
        <w:pStyle w:val="HTMLPreformatted"/>
        <w:pBdr>
          <w:left w:val="single" w:sz="36" w:space="12" w:color="FF0000"/>
        </w:pBdr>
        <w:shd w:val="clear" w:color="auto" w:fill="403432"/>
        <w:rPr>
          <w:ins w:id="1298" w:author="Unknown"/>
          <w:rFonts w:ascii="Times New Roman" w:hAnsi="Times New Roman" w:cs="Times New Roman"/>
          <w:color w:val="FFFFFF"/>
          <w:sz w:val="24"/>
          <w:szCs w:val="24"/>
        </w:rPr>
      </w:pPr>
      <w:ins w:id="1299"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300" w:author="Unknown"/>
          <w:rFonts w:ascii="Times New Roman" w:hAnsi="Times New Roman" w:cs="Times New Roman"/>
          <w:color w:val="FFFFFF"/>
          <w:sz w:val="24"/>
          <w:szCs w:val="24"/>
        </w:rPr>
      </w:pPr>
      <w:ins w:id="1301" w:author="Unknown">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302" w:author="Unknown"/>
          <w:rFonts w:ascii="Times New Roman" w:hAnsi="Times New Roman" w:cs="Times New Roman"/>
          <w:color w:val="FFFFFF"/>
          <w:sz w:val="24"/>
          <w:szCs w:val="24"/>
        </w:rPr>
      </w:pPr>
      <w:ins w:id="1303" w:author="Unknown">
        <w:r w:rsidRPr="004A5736">
          <w:rPr>
            <w:rFonts w:ascii="Times New Roman" w:hAnsi="Times New Roman" w:cs="Times New Roman"/>
            <w:color w:val="FFFFFF"/>
            <w:sz w:val="24"/>
            <w:szCs w:val="24"/>
          </w:rPr>
          <w:t>Output:</w:t>
        </w:r>
      </w:ins>
    </w:p>
    <w:p w:rsidR="00CA7811" w:rsidRPr="004A5736" w:rsidRDefault="00CA7811" w:rsidP="00CA7811">
      <w:pPr>
        <w:pStyle w:val="HTMLPreformatted"/>
        <w:pBdr>
          <w:left w:val="single" w:sz="36" w:space="12" w:color="FF0000"/>
        </w:pBdr>
        <w:shd w:val="clear" w:color="auto" w:fill="403432"/>
        <w:rPr>
          <w:ins w:id="1304" w:author="Unknown"/>
          <w:rFonts w:ascii="Times New Roman" w:hAnsi="Times New Roman" w:cs="Times New Roman"/>
          <w:color w:val="FFFFFF"/>
          <w:sz w:val="24"/>
          <w:szCs w:val="24"/>
        </w:rPr>
      </w:pPr>
      <w:ins w:id="1305" w:author="Unknown">
        <w:r w:rsidRPr="004A5736">
          <w:rPr>
            <w:rFonts w:ascii="Times New Roman" w:hAnsi="Times New Roman" w:cs="Times New Roman"/>
            <w:color w:val="FFFFFF"/>
            <w:sz w:val="24"/>
            <w:szCs w:val="24"/>
          </w:rPr>
          <w:t xml:space="preserve">       Set view of keys: [A, B, C, D, E]</w:t>
        </w:r>
      </w:ins>
    </w:p>
    <w:p w:rsidR="00CA7811" w:rsidRPr="004A5736" w:rsidRDefault="00CA7811" w:rsidP="00CA7811">
      <w:pPr>
        <w:pStyle w:val="HTMLPreformatted"/>
        <w:pBdr>
          <w:left w:val="single" w:sz="36" w:space="12" w:color="FF0000"/>
        </w:pBdr>
        <w:shd w:val="clear" w:color="auto" w:fill="403432"/>
        <w:rPr>
          <w:ins w:id="1306" w:author="Unknown"/>
          <w:rFonts w:ascii="Times New Roman" w:hAnsi="Times New Roman" w:cs="Times New Roman"/>
          <w:color w:val="FFFFFF"/>
          <w:sz w:val="24"/>
          <w:szCs w:val="24"/>
        </w:rPr>
      </w:pPr>
      <w:ins w:id="1307" w:author="Unknown">
        <w:r w:rsidRPr="004A5736">
          <w:rPr>
            <w:rFonts w:ascii="Times New Roman" w:hAnsi="Times New Roman" w:cs="Times New Roman"/>
            <w:color w:val="FFFFFF"/>
            <w:sz w:val="24"/>
            <w:szCs w:val="24"/>
          </w:rPr>
          <w:t xml:space="preserve">       Collection view of values: [A, B, R, H, T]</w:t>
        </w:r>
      </w:ins>
    </w:p>
    <w:p w:rsidR="00CA7811" w:rsidRPr="004A5736" w:rsidRDefault="00CA7811" w:rsidP="00CA7811">
      <w:pPr>
        <w:pStyle w:val="NormalWeb"/>
        <w:shd w:val="clear" w:color="auto" w:fill="FFFFFF"/>
        <w:spacing w:before="0" w:beforeAutospacing="0" w:after="0" w:afterAutospacing="0"/>
        <w:rPr>
          <w:ins w:id="1308" w:author="Unknown"/>
          <w:color w:val="000000"/>
        </w:rPr>
      </w:pPr>
      <w:ins w:id="1309" w:author="Unknown">
        <w:r w:rsidRPr="004A5736">
          <w:rPr>
            <w:rStyle w:val="Strong"/>
            <w:color w:val="000000"/>
            <w:bdr w:val="none" w:sz="0" w:space="0" w:color="auto" w:frame="1"/>
          </w:rPr>
          <w:t>5. Getting value for key:</w:t>
        </w:r>
        <w:r w:rsidRPr="004A5736">
          <w:rPr>
            <w:color w:val="000000"/>
          </w:rPr>
          <w:t> Let’s create a program where we will get a value for the specified key in the map. We will also check whether the map contains an entry for the specified key.</w:t>
        </w:r>
      </w:ins>
    </w:p>
    <w:p w:rsidR="00CA7811" w:rsidRPr="004A5736" w:rsidRDefault="00CA7811" w:rsidP="00CA7811">
      <w:pPr>
        <w:pStyle w:val="NormalWeb"/>
        <w:shd w:val="clear" w:color="auto" w:fill="FFFFFF"/>
        <w:spacing w:before="0" w:beforeAutospacing="0" w:after="0" w:afterAutospacing="0"/>
        <w:rPr>
          <w:ins w:id="1310" w:author="Unknown"/>
          <w:color w:val="000000"/>
        </w:rPr>
      </w:pPr>
      <w:ins w:id="1311" w:author="Unknown">
        <w:r w:rsidRPr="004A5736">
          <w:rPr>
            <w:rStyle w:val="Strong"/>
            <w:color w:val="000000"/>
            <w:bdr w:val="none" w:sz="0" w:space="0" w:color="auto" w:frame="1"/>
          </w:rPr>
          <w:lastRenderedPageBreak/>
          <w:t>Program source code 5:</w:t>
        </w:r>
      </w:ins>
    </w:p>
    <w:p w:rsidR="00CA7811" w:rsidRPr="004A5736" w:rsidRDefault="00CA7811" w:rsidP="00CA7811">
      <w:pPr>
        <w:pStyle w:val="HTMLPreformatted"/>
        <w:pBdr>
          <w:left w:val="single" w:sz="36" w:space="12" w:color="FF0000"/>
        </w:pBdr>
        <w:shd w:val="clear" w:color="auto" w:fill="403432"/>
        <w:rPr>
          <w:ins w:id="1312" w:author="Unknown"/>
          <w:rFonts w:ascii="Times New Roman" w:hAnsi="Times New Roman" w:cs="Times New Roman"/>
          <w:color w:val="FFFFFF"/>
          <w:sz w:val="24"/>
          <w:szCs w:val="24"/>
        </w:rPr>
      </w:pPr>
      <w:proofErr w:type="gramStart"/>
      <w:ins w:id="1313"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java.util.HashMap</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314" w:author="Unknown"/>
          <w:rFonts w:ascii="Times New Roman" w:hAnsi="Times New Roman" w:cs="Times New Roman"/>
          <w:color w:val="FFFFFF"/>
          <w:sz w:val="24"/>
          <w:szCs w:val="24"/>
        </w:rPr>
      </w:pPr>
      <w:proofErr w:type="gramStart"/>
      <w:ins w:id="1315" w:author="Unknown">
        <w:r w:rsidRPr="004A5736">
          <w:rPr>
            <w:rFonts w:ascii="Times New Roman" w:hAnsi="Times New Roman" w:cs="Times New Roman"/>
            <w:color w:val="FFFFFF"/>
            <w:sz w:val="24"/>
            <w:szCs w:val="24"/>
          </w:rPr>
          <w:t>import</w:t>
        </w:r>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java.util.Map</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316" w:author="Unknown"/>
          <w:rFonts w:ascii="Times New Roman" w:hAnsi="Times New Roman" w:cs="Times New Roman"/>
          <w:color w:val="FFFFFF"/>
          <w:sz w:val="24"/>
          <w:szCs w:val="24"/>
        </w:rPr>
      </w:pPr>
      <w:proofErr w:type="gramStart"/>
      <w:ins w:id="1317"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class </w:t>
        </w:r>
        <w:proofErr w:type="spellStart"/>
        <w:r w:rsidRPr="004A5736">
          <w:rPr>
            <w:rFonts w:ascii="Times New Roman" w:hAnsi="Times New Roman" w:cs="Times New Roman"/>
            <w:color w:val="FFFFFF"/>
            <w:sz w:val="24"/>
            <w:szCs w:val="24"/>
          </w:rPr>
          <w:t>GettingValueDemo</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318" w:author="Unknown"/>
          <w:rFonts w:ascii="Times New Roman" w:hAnsi="Times New Roman" w:cs="Times New Roman"/>
          <w:color w:val="FFFFFF"/>
          <w:sz w:val="24"/>
          <w:szCs w:val="24"/>
        </w:rPr>
      </w:pPr>
      <w:ins w:id="1319" w:author="Unknown">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320" w:author="Unknown"/>
          <w:rFonts w:ascii="Times New Roman" w:hAnsi="Times New Roman" w:cs="Times New Roman"/>
          <w:color w:val="FFFFFF"/>
          <w:sz w:val="24"/>
          <w:szCs w:val="24"/>
        </w:rPr>
      </w:pPr>
      <w:proofErr w:type="gramStart"/>
      <w:ins w:id="1321" w:author="Unknown">
        <w:r w:rsidRPr="004A5736">
          <w:rPr>
            <w:rFonts w:ascii="Times New Roman" w:hAnsi="Times New Roman" w:cs="Times New Roman"/>
            <w:color w:val="FFFFFF"/>
            <w:sz w:val="24"/>
            <w:szCs w:val="24"/>
          </w:rPr>
          <w:t>public</w:t>
        </w:r>
        <w:proofErr w:type="gramEnd"/>
        <w:r w:rsidRPr="004A5736">
          <w:rPr>
            <w:rFonts w:ascii="Times New Roman" w:hAnsi="Times New Roman" w:cs="Times New Roman"/>
            <w:color w:val="FFFFFF"/>
            <w:sz w:val="24"/>
            <w:szCs w:val="24"/>
          </w:rPr>
          <w:t xml:space="preserve"> static void main(String[] </w:t>
        </w:r>
        <w:proofErr w:type="spellStart"/>
        <w:r w:rsidRPr="004A5736">
          <w:rPr>
            <w:rFonts w:ascii="Times New Roman" w:hAnsi="Times New Roman" w:cs="Times New Roman"/>
            <w:color w:val="FFFFFF"/>
            <w:sz w:val="24"/>
            <w:szCs w:val="24"/>
          </w:rPr>
          <w:t>args</w:t>
        </w:r>
        <w:proofErr w:type="spellEnd"/>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322" w:author="Unknown"/>
          <w:rFonts w:ascii="Times New Roman" w:hAnsi="Times New Roman" w:cs="Times New Roman"/>
          <w:color w:val="FFFFFF"/>
          <w:sz w:val="24"/>
          <w:szCs w:val="24"/>
        </w:rPr>
      </w:pPr>
      <w:ins w:id="1323" w:author="Unknown">
        <w:r w:rsidRPr="004A5736">
          <w:rPr>
            <w:rFonts w:ascii="Times New Roman" w:hAnsi="Times New Roman" w:cs="Times New Roman"/>
            <w:color w:val="FFFFFF"/>
            <w:sz w:val="24"/>
            <w:szCs w:val="24"/>
          </w:rPr>
          <w:t>{</w:t>
        </w:r>
        <w:r w:rsidRPr="004A5736">
          <w:rPr>
            <w:rFonts w:ascii="Times New Roman" w:hAnsi="Times New Roman" w:cs="Times New Roman"/>
            <w:color w:val="FFFFFF"/>
            <w:sz w:val="24"/>
            <w:szCs w:val="24"/>
          </w:rPr>
          <w:tab/>
        </w:r>
      </w:ins>
    </w:p>
    <w:p w:rsidR="00CA7811" w:rsidRPr="004A5736" w:rsidRDefault="00CA7811" w:rsidP="00CA7811">
      <w:pPr>
        <w:pStyle w:val="HTMLPreformatted"/>
        <w:pBdr>
          <w:left w:val="single" w:sz="36" w:space="12" w:color="FF0000"/>
        </w:pBdr>
        <w:shd w:val="clear" w:color="auto" w:fill="403432"/>
        <w:rPr>
          <w:ins w:id="1324" w:author="Unknown"/>
          <w:rFonts w:ascii="Times New Roman" w:hAnsi="Times New Roman" w:cs="Times New Roman"/>
          <w:color w:val="FFFFFF"/>
          <w:sz w:val="24"/>
          <w:szCs w:val="24"/>
        </w:rPr>
      </w:pPr>
      <w:ins w:id="1325" w:author="Unknown">
        <w:r w:rsidRPr="004A5736">
          <w:rPr>
            <w:rFonts w:ascii="Times New Roman" w:hAnsi="Times New Roman" w:cs="Times New Roman"/>
            <w:color w:val="FFFFFF"/>
            <w:sz w:val="24"/>
            <w:szCs w:val="24"/>
          </w:rPr>
          <w:t xml:space="preserve">  Map&lt;String, String&gt; map = new </w:t>
        </w:r>
        <w:proofErr w:type="spellStart"/>
        <w:r w:rsidRPr="004A5736">
          <w:rPr>
            <w:rFonts w:ascii="Times New Roman" w:hAnsi="Times New Roman" w:cs="Times New Roman"/>
            <w:color w:val="FFFFFF"/>
            <w:sz w:val="24"/>
            <w:szCs w:val="24"/>
          </w:rPr>
          <w:t>HashMap</w:t>
        </w:r>
        <w:proofErr w:type="spellEnd"/>
        <w:r w:rsidRPr="004A5736">
          <w:rPr>
            <w:rFonts w:ascii="Times New Roman" w:hAnsi="Times New Roman" w:cs="Times New Roman"/>
            <w:color w:val="FFFFFF"/>
            <w:sz w:val="24"/>
            <w:szCs w:val="24"/>
          </w:rPr>
          <w:t>&lt;</w:t>
        </w:r>
        <w:proofErr w:type="gramStart"/>
        <w:r w:rsidRPr="004A5736">
          <w:rPr>
            <w:rFonts w:ascii="Times New Roman" w:hAnsi="Times New Roman" w:cs="Times New Roman"/>
            <w:color w:val="FFFFFF"/>
            <w:sz w:val="24"/>
            <w:szCs w:val="24"/>
          </w:rPr>
          <w:t>&gt;(</w:t>
        </w:r>
        <w:proofErr w:type="gram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326" w:author="Unknown"/>
          <w:rFonts w:ascii="Times New Roman" w:hAnsi="Times New Roman" w:cs="Times New Roman"/>
          <w:color w:val="FFFFFF"/>
          <w:sz w:val="24"/>
          <w:szCs w:val="24"/>
        </w:rPr>
      </w:pPr>
      <w:ins w:id="1327"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328" w:author="Unknown"/>
          <w:rFonts w:ascii="Times New Roman" w:hAnsi="Times New Roman" w:cs="Times New Roman"/>
          <w:color w:val="FFFFFF"/>
          <w:sz w:val="24"/>
          <w:szCs w:val="24"/>
        </w:rPr>
      </w:pPr>
      <w:ins w:id="1329"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"V", "Violet");</w:t>
        </w:r>
      </w:ins>
    </w:p>
    <w:p w:rsidR="00CA7811" w:rsidRPr="004A5736" w:rsidRDefault="00CA7811" w:rsidP="00CA7811">
      <w:pPr>
        <w:pStyle w:val="HTMLPreformatted"/>
        <w:pBdr>
          <w:left w:val="single" w:sz="36" w:space="12" w:color="FF0000"/>
        </w:pBdr>
        <w:shd w:val="clear" w:color="auto" w:fill="403432"/>
        <w:rPr>
          <w:ins w:id="1330" w:author="Unknown"/>
          <w:rFonts w:ascii="Times New Roman" w:hAnsi="Times New Roman" w:cs="Times New Roman"/>
          <w:color w:val="FFFFFF"/>
          <w:sz w:val="24"/>
          <w:szCs w:val="24"/>
        </w:rPr>
      </w:pPr>
      <w:ins w:id="1331"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"I", "Indigo");</w:t>
        </w:r>
      </w:ins>
    </w:p>
    <w:p w:rsidR="00CA7811" w:rsidRPr="004A5736" w:rsidRDefault="00CA7811" w:rsidP="00CA7811">
      <w:pPr>
        <w:pStyle w:val="HTMLPreformatted"/>
        <w:pBdr>
          <w:left w:val="single" w:sz="36" w:space="12" w:color="FF0000"/>
        </w:pBdr>
        <w:shd w:val="clear" w:color="auto" w:fill="403432"/>
        <w:rPr>
          <w:ins w:id="1332" w:author="Unknown"/>
          <w:rFonts w:ascii="Times New Roman" w:hAnsi="Times New Roman" w:cs="Times New Roman"/>
          <w:color w:val="FFFFFF"/>
          <w:sz w:val="24"/>
          <w:szCs w:val="24"/>
        </w:rPr>
      </w:pPr>
      <w:ins w:id="1333"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"B", "Blue");</w:t>
        </w:r>
      </w:ins>
    </w:p>
    <w:p w:rsidR="00CA7811" w:rsidRPr="004A5736" w:rsidRDefault="00CA7811" w:rsidP="00CA7811">
      <w:pPr>
        <w:pStyle w:val="HTMLPreformatted"/>
        <w:pBdr>
          <w:left w:val="single" w:sz="36" w:space="12" w:color="FF0000"/>
        </w:pBdr>
        <w:shd w:val="clear" w:color="auto" w:fill="403432"/>
        <w:rPr>
          <w:ins w:id="1334" w:author="Unknown"/>
          <w:rFonts w:ascii="Times New Roman" w:hAnsi="Times New Roman" w:cs="Times New Roman"/>
          <w:color w:val="FFFFFF"/>
          <w:sz w:val="24"/>
          <w:szCs w:val="24"/>
        </w:rPr>
      </w:pPr>
      <w:ins w:id="1335"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"G", "Green");</w:t>
        </w:r>
      </w:ins>
    </w:p>
    <w:p w:rsidR="00CA7811" w:rsidRPr="004A5736" w:rsidRDefault="00CA7811" w:rsidP="00CA7811">
      <w:pPr>
        <w:pStyle w:val="HTMLPreformatted"/>
        <w:pBdr>
          <w:left w:val="single" w:sz="36" w:space="12" w:color="FF0000"/>
        </w:pBdr>
        <w:shd w:val="clear" w:color="auto" w:fill="403432"/>
        <w:rPr>
          <w:ins w:id="1336" w:author="Unknown"/>
          <w:rFonts w:ascii="Times New Roman" w:hAnsi="Times New Roman" w:cs="Times New Roman"/>
          <w:color w:val="FFFFFF"/>
          <w:sz w:val="24"/>
          <w:szCs w:val="24"/>
        </w:rPr>
      </w:pPr>
      <w:ins w:id="1337"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"Y", "Yellow");</w:t>
        </w:r>
      </w:ins>
    </w:p>
    <w:p w:rsidR="00CA7811" w:rsidRPr="004A5736" w:rsidRDefault="00CA7811" w:rsidP="00CA7811">
      <w:pPr>
        <w:pStyle w:val="HTMLPreformatted"/>
        <w:pBdr>
          <w:left w:val="single" w:sz="36" w:space="12" w:color="FF0000"/>
        </w:pBdr>
        <w:shd w:val="clear" w:color="auto" w:fill="403432"/>
        <w:rPr>
          <w:ins w:id="1338" w:author="Unknown"/>
          <w:rFonts w:ascii="Times New Roman" w:hAnsi="Times New Roman" w:cs="Times New Roman"/>
          <w:color w:val="FFFFFF"/>
          <w:sz w:val="24"/>
          <w:szCs w:val="24"/>
        </w:rPr>
      </w:pPr>
      <w:ins w:id="1339"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"O", "Orange");</w:t>
        </w:r>
      </w:ins>
    </w:p>
    <w:p w:rsidR="00CA7811" w:rsidRPr="004A5736" w:rsidRDefault="00CA7811" w:rsidP="00CA7811">
      <w:pPr>
        <w:pStyle w:val="HTMLPreformatted"/>
        <w:pBdr>
          <w:left w:val="single" w:sz="36" w:space="12" w:color="FF0000"/>
        </w:pBdr>
        <w:shd w:val="clear" w:color="auto" w:fill="403432"/>
        <w:rPr>
          <w:ins w:id="1340" w:author="Unknown"/>
          <w:rFonts w:ascii="Times New Roman" w:hAnsi="Times New Roman" w:cs="Times New Roman"/>
          <w:color w:val="FFFFFF"/>
          <w:sz w:val="24"/>
          <w:szCs w:val="24"/>
        </w:rPr>
      </w:pPr>
      <w:ins w:id="1341" w:author="Unknown">
        <w:r w:rsidRPr="004A5736">
          <w:rPr>
            <w:rFonts w:ascii="Times New Roman" w:hAnsi="Times New Roman" w:cs="Times New Roman"/>
            <w:color w:val="FFFFFF"/>
            <w:sz w:val="24"/>
            <w:szCs w:val="24"/>
          </w:rPr>
          <w:t xml:space="preserve">   </w:t>
        </w:r>
        <w:proofErr w:type="spellStart"/>
        <w:proofErr w:type="gramStart"/>
        <w:r w:rsidRPr="004A5736">
          <w:rPr>
            <w:rFonts w:ascii="Times New Roman" w:hAnsi="Times New Roman" w:cs="Times New Roman"/>
            <w:color w:val="FFFFFF"/>
            <w:sz w:val="24"/>
            <w:szCs w:val="24"/>
          </w:rPr>
          <w:t>map.put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"R", "Red");</w:t>
        </w:r>
      </w:ins>
    </w:p>
    <w:p w:rsidR="00CA7811" w:rsidRPr="004A5736" w:rsidRDefault="00CA7811" w:rsidP="00CA7811">
      <w:pPr>
        <w:pStyle w:val="HTMLPreformatted"/>
        <w:pBdr>
          <w:left w:val="single" w:sz="36" w:space="12" w:color="FF0000"/>
        </w:pBdr>
        <w:shd w:val="clear" w:color="auto" w:fill="403432"/>
        <w:rPr>
          <w:ins w:id="1342" w:author="Unknown"/>
          <w:rFonts w:ascii="Times New Roman" w:hAnsi="Times New Roman" w:cs="Times New Roman"/>
          <w:color w:val="FFFFFF"/>
          <w:sz w:val="24"/>
          <w:szCs w:val="24"/>
        </w:rPr>
      </w:pPr>
      <w:ins w:id="1343"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344" w:author="Unknown"/>
          <w:rFonts w:ascii="Times New Roman" w:hAnsi="Times New Roman" w:cs="Times New Roman"/>
          <w:color w:val="FFFFFF"/>
          <w:sz w:val="24"/>
          <w:szCs w:val="24"/>
        </w:rPr>
      </w:pPr>
      <w:ins w:id="1345" w:author="Unknown">
        <w:r w:rsidRPr="004A5736">
          <w:rPr>
            <w:rFonts w:ascii="Times New Roman" w:hAnsi="Times New Roman" w:cs="Times New Roman"/>
            <w:color w:val="FFFFFF"/>
            <w:sz w:val="24"/>
            <w:szCs w:val="24"/>
          </w:rPr>
          <w:t xml:space="preserve">String value = </w:t>
        </w:r>
        <w:proofErr w:type="spellStart"/>
        <w:proofErr w:type="gramStart"/>
        <w:r w:rsidRPr="004A5736">
          <w:rPr>
            <w:rFonts w:ascii="Times New Roman" w:hAnsi="Times New Roman" w:cs="Times New Roman"/>
            <w:color w:val="FFFFFF"/>
            <w:sz w:val="24"/>
            <w:szCs w:val="24"/>
          </w:rPr>
          <w:t>map.get</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"V"); // It will return a value for specified key in this map.</w:t>
        </w:r>
      </w:ins>
    </w:p>
    <w:p w:rsidR="00CA7811" w:rsidRPr="004A5736" w:rsidRDefault="00CA7811" w:rsidP="00CA7811">
      <w:pPr>
        <w:pStyle w:val="HTMLPreformatted"/>
        <w:pBdr>
          <w:left w:val="single" w:sz="36" w:space="12" w:color="FF0000"/>
        </w:pBdr>
        <w:shd w:val="clear" w:color="auto" w:fill="403432"/>
        <w:rPr>
          <w:ins w:id="1346" w:author="Unknown"/>
          <w:rFonts w:ascii="Times New Roman" w:hAnsi="Times New Roman" w:cs="Times New Roman"/>
          <w:color w:val="FFFFFF"/>
          <w:sz w:val="24"/>
          <w:szCs w:val="24"/>
        </w:rPr>
      </w:pPr>
      <w:proofErr w:type="spellStart"/>
      <w:proofErr w:type="gramStart"/>
      <w:ins w:id="1347" w:author="Unknown">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gramEnd"/>
        <w:r w:rsidRPr="004A5736">
          <w:rPr>
            <w:rFonts w:ascii="Times New Roman" w:hAnsi="Times New Roman" w:cs="Times New Roman"/>
            <w:color w:val="FFFFFF"/>
            <w:sz w:val="24"/>
            <w:szCs w:val="24"/>
          </w:rPr>
          <w:t>value);</w:t>
        </w:r>
      </w:ins>
    </w:p>
    <w:p w:rsidR="00CA7811" w:rsidRPr="004A5736" w:rsidRDefault="00CA7811" w:rsidP="00CA7811">
      <w:pPr>
        <w:pStyle w:val="HTMLPreformatted"/>
        <w:pBdr>
          <w:left w:val="single" w:sz="36" w:space="12" w:color="FF0000"/>
        </w:pBdr>
        <w:shd w:val="clear" w:color="auto" w:fill="403432"/>
        <w:rPr>
          <w:ins w:id="1348" w:author="Unknown"/>
          <w:rFonts w:ascii="Times New Roman" w:hAnsi="Times New Roman" w:cs="Times New Roman"/>
          <w:color w:val="FFFFFF"/>
          <w:sz w:val="24"/>
          <w:szCs w:val="24"/>
        </w:rPr>
      </w:pPr>
    </w:p>
    <w:p w:rsidR="00CA7811" w:rsidRPr="004A5736" w:rsidRDefault="00CA7811" w:rsidP="00CA7811">
      <w:pPr>
        <w:pStyle w:val="HTMLPreformatted"/>
        <w:pBdr>
          <w:left w:val="single" w:sz="36" w:space="12" w:color="FF0000"/>
        </w:pBdr>
        <w:shd w:val="clear" w:color="auto" w:fill="403432"/>
        <w:rPr>
          <w:ins w:id="1349" w:author="Unknown"/>
          <w:rFonts w:ascii="Times New Roman" w:hAnsi="Times New Roman" w:cs="Times New Roman"/>
          <w:color w:val="FFFFFF"/>
          <w:sz w:val="24"/>
          <w:szCs w:val="24"/>
        </w:rPr>
      </w:pPr>
      <w:proofErr w:type="spellStart"/>
      <w:proofErr w:type="gramStart"/>
      <w:ins w:id="1350" w:author="Unknown">
        <w:r w:rsidRPr="004A5736">
          <w:rPr>
            <w:rFonts w:ascii="Times New Roman" w:hAnsi="Times New Roman" w:cs="Times New Roman"/>
            <w:color w:val="FFFFFF"/>
            <w:sz w:val="24"/>
            <w:szCs w:val="24"/>
          </w:rPr>
          <w:t>boolean</w:t>
        </w:r>
        <w:proofErr w:type="spellEnd"/>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entryKey</w:t>
        </w:r>
        <w:proofErr w:type="spellEnd"/>
        <w:r w:rsidRPr="004A5736">
          <w:rPr>
            <w:rFonts w:ascii="Times New Roman" w:hAnsi="Times New Roman" w:cs="Times New Roman"/>
            <w:color w:val="FFFFFF"/>
            <w:sz w:val="24"/>
            <w:szCs w:val="24"/>
          </w:rPr>
          <w:t xml:space="preserve"> = </w:t>
        </w:r>
        <w:proofErr w:type="spellStart"/>
        <w:r w:rsidRPr="004A5736">
          <w:rPr>
            <w:rFonts w:ascii="Times New Roman" w:hAnsi="Times New Roman" w:cs="Times New Roman"/>
            <w:color w:val="FFFFFF"/>
            <w:sz w:val="24"/>
            <w:szCs w:val="24"/>
          </w:rPr>
          <w:t>map.containsKey</w:t>
        </w:r>
        <w:proofErr w:type="spellEnd"/>
        <w:r w:rsidRPr="004A5736">
          <w:rPr>
            <w:rFonts w:ascii="Times New Roman" w:hAnsi="Times New Roman" w:cs="Times New Roman"/>
            <w:color w:val="FFFFFF"/>
            <w:sz w:val="24"/>
            <w:szCs w:val="24"/>
          </w:rPr>
          <w:t>("B");</w:t>
        </w:r>
      </w:ins>
    </w:p>
    <w:p w:rsidR="00CA7811" w:rsidRPr="004A5736" w:rsidRDefault="00CA7811" w:rsidP="00CA7811">
      <w:pPr>
        <w:pStyle w:val="HTMLPreformatted"/>
        <w:pBdr>
          <w:left w:val="single" w:sz="36" w:space="12" w:color="FF0000"/>
        </w:pBdr>
        <w:shd w:val="clear" w:color="auto" w:fill="403432"/>
        <w:rPr>
          <w:ins w:id="1351" w:author="Unknown"/>
          <w:rFonts w:ascii="Times New Roman" w:hAnsi="Times New Roman" w:cs="Times New Roman"/>
          <w:color w:val="FFFFFF"/>
          <w:sz w:val="24"/>
          <w:szCs w:val="24"/>
        </w:rPr>
      </w:pPr>
      <w:proofErr w:type="spellStart"/>
      <w:proofErr w:type="gramStart"/>
      <w:ins w:id="1352" w:author="Unknown">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spellStart"/>
        <w:proofErr w:type="gramEnd"/>
        <w:r w:rsidRPr="004A5736">
          <w:rPr>
            <w:rFonts w:ascii="Times New Roman" w:hAnsi="Times New Roman" w:cs="Times New Roman"/>
            <w:color w:val="FFFFFF"/>
            <w:sz w:val="24"/>
            <w:szCs w:val="24"/>
          </w:rPr>
          <w:t>entryKey</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353" w:author="Unknown"/>
          <w:rFonts w:ascii="Times New Roman" w:hAnsi="Times New Roman" w:cs="Times New Roman"/>
          <w:color w:val="FFFFFF"/>
          <w:sz w:val="24"/>
          <w:szCs w:val="24"/>
        </w:rPr>
      </w:pPr>
    </w:p>
    <w:p w:rsidR="00CA7811" w:rsidRPr="004A5736" w:rsidRDefault="00CA7811" w:rsidP="00CA7811">
      <w:pPr>
        <w:pStyle w:val="HTMLPreformatted"/>
        <w:pBdr>
          <w:left w:val="single" w:sz="36" w:space="12" w:color="FF0000"/>
        </w:pBdr>
        <w:shd w:val="clear" w:color="auto" w:fill="403432"/>
        <w:rPr>
          <w:ins w:id="1354" w:author="Unknown"/>
          <w:rFonts w:ascii="Times New Roman" w:hAnsi="Times New Roman" w:cs="Times New Roman"/>
          <w:color w:val="FFFFFF"/>
          <w:sz w:val="24"/>
          <w:szCs w:val="24"/>
        </w:rPr>
      </w:pPr>
      <w:proofErr w:type="spellStart"/>
      <w:proofErr w:type="gramStart"/>
      <w:ins w:id="1355" w:author="Unknown">
        <w:r w:rsidRPr="004A5736">
          <w:rPr>
            <w:rFonts w:ascii="Times New Roman" w:hAnsi="Times New Roman" w:cs="Times New Roman"/>
            <w:color w:val="FFFFFF"/>
            <w:sz w:val="24"/>
            <w:szCs w:val="24"/>
          </w:rPr>
          <w:t>boolean</w:t>
        </w:r>
        <w:proofErr w:type="spellEnd"/>
        <w:proofErr w:type="gramEnd"/>
        <w:r w:rsidRPr="004A5736">
          <w:rPr>
            <w:rFonts w:ascii="Times New Roman" w:hAnsi="Times New Roman" w:cs="Times New Roman"/>
            <w:color w:val="FFFFFF"/>
            <w:sz w:val="24"/>
            <w:szCs w:val="24"/>
          </w:rPr>
          <w:t xml:space="preserve"> </w:t>
        </w:r>
        <w:proofErr w:type="spellStart"/>
        <w:r w:rsidRPr="004A5736">
          <w:rPr>
            <w:rFonts w:ascii="Times New Roman" w:hAnsi="Times New Roman" w:cs="Times New Roman"/>
            <w:color w:val="FFFFFF"/>
            <w:sz w:val="24"/>
            <w:szCs w:val="24"/>
          </w:rPr>
          <w:t>entryValue</w:t>
        </w:r>
        <w:proofErr w:type="spellEnd"/>
        <w:r w:rsidRPr="004A5736">
          <w:rPr>
            <w:rFonts w:ascii="Times New Roman" w:hAnsi="Times New Roman" w:cs="Times New Roman"/>
            <w:color w:val="FFFFFF"/>
            <w:sz w:val="24"/>
            <w:szCs w:val="24"/>
          </w:rPr>
          <w:t xml:space="preserve"> = </w:t>
        </w:r>
        <w:proofErr w:type="spellStart"/>
        <w:r w:rsidRPr="004A5736">
          <w:rPr>
            <w:rFonts w:ascii="Times New Roman" w:hAnsi="Times New Roman" w:cs="Times New Roman"/>
            <w:color w:val="FFFFFF"/>
            <w:sz w:val="24"/>
            <w:szCs w:val="24"/>
          </w:rPr>
          <w:t>map.containsValue</w:t>
        </w:r>
        <w:proofErr w:type="spellEnd"/>
        <w:r w:rsidRPr="004A5736">
          <w:rPr>
            <w:rFonts w:ascii="Times New Roman" w:hAnsi="Times New Roman" w:cs="Times New Roman"/>
            <w:color w:val="FFFFFF"/>
            <w:sz w:val="24"/>
            <w:szCs w:val="24"/>
          </w:rPr>
          <w:t>("Brown");</w:t>
        </w:r>
      </w:ins>
    </w:p>
    <w:p w:rsidR="00CA7811" w:rsidRPr="004A5736" w:rsidRDefault="00CA7811" w:rsidP="00CA7811">
      <w:pPr>
        <w:pStyle w:val="HTMLPreformatted"/>
        <w:pBdr>
          <w:left w:val="single" w:sz="36" w:space="12" w:color="FF0000"/>
        </w:pBdr>
        <w:shd w:val="clear" w:color="auto" w:fill="403432"/>
        <w:rPr>
          <w:ins w:id="1356" w:author="Unknown"/>
          <w:rFonts w:ascii="Times New Roman" w:hAnsi="Times New Roman" w:cs="Times New Roman"/>
          <w:color w:val="FFFFFF"/>
          <w:sz w:val="24"/>
          <w:szCs w:val="24"/>
        </w:rPr>
      </w:pPr>
      <w:proofErr w:type="spellStart"/>
      <w:proofErr w:type="gramStart"/>
      <w:ins w:id="1357" w:author="Unknown">
        <w:r w:rsidRPr="004A5736">
          <w:rPr>
            <w:rFonts w:ascii="Times New Roman" w:hAnsi="Times New Roman" w:cs="Times New Roman"/>
            <w:color w:val="FFFFFF"/>
            <w:sz w:val="24"/>
            <w:szCs w:val="24"/>
          </w:rPr>
          <w:t>System.out.println</w:t>
        </w:r>
        <w:proofErr w:type="spellEnd"/>
        <w:r w:rsidRPr="004A5736">
          <w:rPr>
            <w:rFonts w:ascii="Times New Roman" w:hAnsi="Times New Roman" w:cs="Times New Roman"/>
            <w:color w:val="FFFFFF"/>
            <w:sz w:val="24"/>
            <w:szCs w:val="24"/>
          </w:rPr>
          <w:t>(</w:t>
        </w:r>
        <w:proofErr w:type="spellStart"/>
        <w:proofErr w:type="gramEnd"/>
        <w:r w:rsidRPr="004A5736">
          <w:rPr>
            <w:rFonts w:ascii="Times New Roman" w:hAnsi="Times New Roman" w:cs="Times New Roman"/>
            <w:color w:val="FFFFFF"/>
            <w:sz w:val="24"/>
            <w:szCs w:val="24"/>
          </w:rPr>
          <w:t>entryValue</w:t>
        </w:r>
        <w:proofErr w:type="spellEnd"/>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358" w:author="Unknown"/>
          <w:rFonts w:ascii="Times New Roman" w:hAnsi="Times New Roman" w:cs="Times New Roman"/>
          <w:color w:val="FFFFFF"/>
          <w:sz w:val="24"/>
          <w:szCs w:val="24"/>
        </w:rPr>
      </w:pPr>
      <w:ins w:id="1359" w:author="Unknown">
        <w:r w:rsidRPr="004A5736">
          <w:rPr>
            <w:rFonts w:ascii="Times New Roman" w:hAnsi="Times New Roman" w:cs="Times New Roman"/>
            <w:color w:val="FFFFFF"/>
            <w:sz w:val="24"/>
            <w:szCs w:val="24"/>
          </w:rPr>
          <w:t xml:space="preserve">  }</w:t>
        </w:r>
      </w:ins>
    </w:p>
    <w:p w:rsidR="00CA7811" w:rsidRPr="004A5736" w:rsidRDefault="00CA7811" w:rsidP="00CA7811">
      <w:pPr>
        <w:pStyle w:val="HTMLPreformatted"/>
        <w:pBdr>
          <w:left w:val="single" w:sz="36" w:space="12" w:color="FF0000"/>
        </w:pBdr>
        <w:shd w:val="clear" w:color="auto" w:fill="403432"/>
        <w:rPr>
          <w:ins w:id="1360" w:author="Unknown"/>
          <w:rFonts w:ascii="Times New Roman" w:hAnsi="Times New Roman" w:cs="Times New Roman"/>
          <w:color w:val="FFFFFF"/>
          <w:sz w:val="24"/>
          <w:szCs w:val="24"/>
        </w:rPr>
      </w:pPr>
      <w:ins w:id="1361" w:author="Unknown">
        <w:r w:rsidRPr="004A5736">
          <w:rPr>
            <w:rFonts w:ascii="Times New Roman" w:hAnsi="Times New Roman" w:cs="Times New Roman"/>
            <w:color w:val="FFFFFF"/>
            <w:sz w:val="24"/>
            <w:szCs w:val="24"/>
          </w:rPr>
          <w:t>}</w:t>
        </w:r>
      </w:ins>
    </w:p>
    <w:p w:rsidR="00CA7811" w:rsidRPr="004A5736" w:rsidRDefault="00CA7811" w:rsidP="00CA7811">
      <w:pPr>
        <w:pStyle w:val="HTMLPreformatted"/>
        <w:pBdr>
          <w:left w:val="single" w:sz="36" w:space="12" w:color="FF0000"/>
        </w:pBdr>
        <w:shd w:val="clear" w:color="auto" w:fill="403432"/>
        <w:rPr>
          <w:ins w:id="1362" w:author="Unknown"/>
          <w:rFonts w:ascii="Times New Roman" w:hAnsi="Times New Roman" w:cs="Times New Roman"/>
          <w:color w:val="FFFFFF"/>
          <w:sz w:val="24"/>
          <w:szCs w:val="24"/>
        </w:rPr>
      </w:pPr>
      <w:ins w:id="1363" w:author="Unknown">
        <w:r w:rsidRPr="004A5736">
          <w:rPr>
            <w:rFonts w:ascii="Times New Roman" w:hAnsi="Times New Roman" w:cs="Times New Roman"/>
            <w:color w:val="FFFFFF"/>
            <w:sz w:val="24"/>
            <w:szCs w:val="24"/>
          </w:rPr>
          <w:t>Output:</w:t>
        </w:r>
      </w:ins>
    </w:p>
    <w:p w:rsidR="00CA7811" w:rsidRPr="004A5736" w:rsidRDefault="00CA7811" w:rsidP="00CA7811">
      <w:pPr>
        <w:pStyle w:val="HTMLPreformatted"/>
        <w:pBdr>
          <w:left w:val="single" w:sz="36" w:space="12" w:color="FF0000"/>
        </w:pBdr>
        <w:shd w:val="clear" w:color="auto" w:fill="403432"/>
        <w:rPr>
          <w:ins w:id="1364" w:author="Unknown"/>
          <w:rFonts w:ascii="Times New Roman" w:hAnsi="Times New Roman" w:cs="Times New Roman"/>
          <w:color w:val="FFFFFF"/>
          <w:sz w:val="24"/>
          <w:szCs w:val="24"/>
        </w:rPr>
      </w:pPr>
      <w:ins w:id="1365" w:author="Unknown">
        <w:r w:rsidRPr="004A5736">
          <w:rPr>
            <w:rFonts w:ascii="Times New Roman" w:hAnsi="Times New Roman" w:cs="Times New Roman"/>
            <w:color w:val="FFFFFF"/>
            <w:sz w:val="24"/>
            <w:szCs w:val="24"/>
          </w:rPr>
          <w:t xml:space="preserve">       Violet</w:t>
        </w:r>
      </w:ins>
    </w:p>
    <w:p w:rsidR="00CA7811" w:rsidRPr="004A5736" w:rsidRDefault="00CA7811" w:rsidP="00CA7811">
      <w:pPr>
        <w:pStyle w:val="HTMLPreformatted"/>
        <w:pBdr>
          <w:left w:val="single" w:sz="36" w:space="12" w:color="FF0000"/>
        </w:pBdr>
        <w:shd w:val="clear" w:color="auto" w:fill="403432"/>
        <w:rPr>
          <w:ins w:id="1366" w:author="Unknown"/>
          <w:rFonts w:ascii="Times New Roman" w:hAnsi="Times New Roman" w:cs="Times New Roman"/>
          <w:color w:val="FFFFFF"/>
          <w:sz w:val="24"/>
          <w:szCs w:val="24"/>
        </w:rPr>
      </w:pPr>
      <w:ins w:id="1367"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true</w:t>
        </w:r>
        <w:proofErr w:type="gramEnd"/>
      </w:ins>
    </w:p>
    <w:p w:rsidR="00CA7811" w:rsidRPr="004A5736" w:rsidRDefault="00CA7811" w:rsidP="00CA7811">
      <w:pPr>
        <w:pStyle w:val="HTMLPreformatted"/>
        <w:pBdr>
          <w:left w:val="single" w:sz="36" w:space="12" w:color="FF0000"/>
        </w:pBdr>
        <w:shd w:val="clear" w:color="auto" w:fill="403432"/>
        <w:rPr>
          <w:ins w:id="1368" w:author="Unknown"/>
          <w:rFonts w:ascii="Times New Roman" w:hAnsi="Times New Roman" w:cs="Times New Roman"/>
          <w:color w:val="FFFFFF"/>
          <w:sz w:val="24"/>
          <w:szCs w:val="24"/>
        </w:rPr>
      </w:pPr>
      <w:ins w:id="1369" w:author="Unknown">
        <w:r w:rsidRPr="004A5736">
          <w:rPr>
            <w:rFonts w:ascii="Times New Roman" w:hAnsi="Times New Roman" w:cs="Times New Roman"/>
            <w:color w:val="FFFFFF"/>
            <w:sz w:val="24"/>
            <w:szCs w:val="24"/>
          </w:rPr>
          <w:t xml:space="preserve">       </w:t>
        </w:r>
        <w:proofErr w:type="gramStart"/>
        <w:r w:rsidRPr="004A5736">
          <w:rPr>
            <w:rFonts w:ascii="Times New Roman" w:hAnsi="Times New Roman" w:cs="Times New Roman"/>
            <w:color w:val="FFFFFF"/>
            <w:sz w:val="24"/>
            <w:szCs w:val="24"/>
          </w:rPr>
          <w:t>false</w:t>
        </w:r>
        <w:proofErr w:type="gramEnd"/>
      </w:ins>
    </w:p>
    <w:p w:rsidR="00CA7811" w:rsidRDefault="00CA7811" w:rsidP="00CA7811">
      <w:pPr>
        <w:shd w:val="clear" w:color="auto" w:fill="FFFFFF"/>
        <w:spacing w:before="230" w:after="230" w:line="240" w:lineRule="auto"/>
        <w:outlineLvl w:val="1"/>
        <w:rPr>
          <w:rFonts w:ascii="Times New Roman" w:eastAsia="Times New Roman" w:hAnsi="Times New Roman" w:cs="Times New Roman"/>
          <w:b/>
          <w:bCs/>
          <w:color w:val="000000"/>
          <w:sz w:val="24"/>
          <w:szCs w:val="24"/>
        </w:rPr>
      </w:pPr>
    </w:p>
    <w:sectPr w:rsidR="00CA78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D8B"/>
    <w:multiLevelType w:val="multilevel"/>
    <w:tmpl w:val="5A2CC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27DD2"/>
    <w:multiLevelType w:val="multilevel"/>
    <w:tmpl w:val="719CE4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F1411"/>
    <w:multiLevelType w:val="hybridMultilevel"/>
    <w:tmpl w:val="965CE614"/>
    <w:lvl w:ilvl="0" w:tplc="5A9CAC6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0029A9"/>
    <w:multiLevelType w:val="multilevel"/>
    <w:tmpl w:val="DF30C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7D5EA3"/>
    <w:multiLevelType w:val="multilevel"/>
    <w:tmpl w:val="D6DE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6340B5"/>
    <w:multiLevelType w:val="multilevel"/>
    <w:tmpl w:val="4FEA2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CA2653"/>
    <w:multiLevelType w:val="multilevel"/>
    <w:tmpl w:val="D592D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A1532F"/>
    <w:multiLevelType w:val="multilevel"/>
    <w:tmpl w:val="F696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994FF0"/>
    <w:multiLevelType w:val="multilevel"/>
    <w:tmpl w:val="D5CA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FD3725"/>
    <w:multiLevelType w:val="multilevel"/>
    <w:tmpl w:val="7BAE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8"/>
  </w:num>
  <w:num w:numId="3">
    <w:abstractNumId w:val="6"/>
  </w:num>
  <w:num w:numId="4">
    <w:abstractNumId w:val="9"/>
  </w:num>
  <w:num w:numId="5">
    <w:abstractNumId w:val="7"/>
  </w:num>
  <w:num w:numId="6">
    <w:abstractNumId w:val="2"/>
  </w:num>
  <w:num w:numId="7">
    <w:abstractNumId w:val="5"/>
  </w:num>
  <w:num w:numId="8">
    <w:abstractNumId w:val="4"/>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9D"/>
    <w:rsid w:val="00012E4D"/>
    <w:rsid w:val="001046E3"/>
    <w:rsid w:val="00120875"/>
    <w:rsid w:val="001D754E"/>
    <w:rsid w:val="001E68B9"/>
    <w:rsid w:val="005D01F8"/>
    <w:rsid w:val="00634A93"/>
    <w:rsid w:val="00753C46"/>
    <w:rsid w:val="00902BC8"/>
    <w:rsid w:val="00927926"/>
    <w:rsid w:val="00B87112"/>
    <w:rsid w:val="00C3399D"/>
    <w:rsid w:val="00C36FB5"/>
    <w:rsid w:val="00CA7811"/>
    <w:rsid w:val="00DB2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CD8EAD02-4DEF-4335-BE28-2B94B6BA6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99D"/>
    <w:pPr>
      <w:spacing w:after="200" w:line="276" w:lineRule="auto"/>
    </w:pPr>
    <w:rPr>
      <w:lang w:val="en-US"/>
    </w:rPr>
  </w:style>
  <w:style w:type="paragraph" w:styleId="Heading1">
    <w:name w:val="heading 1"/>
    <w:basedOn w:val="Normal"/>
    <w:next w:val="Normal"/>
    <w:link w:val="Heading1Char"/>
    <w:uiPriority w:val="9"/>
    <w:qFormat/>
    <w:rsid w:val="00CA7811"/>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CA78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A781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D01F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634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4A93"/>
    <w:rPr>
      <w:rFonts w:ascii="Courier New" w:eastAsia="Times New Roman" w:hAnsi="Courier New" w:cs="Courier New"/>
      <w:sz w:val="20"/>
      <w:szCs w:val="20"/>
      <w:lang w:val="en-US"/>
    </w:rPr>
  </w:style>
  <w:style w:type="paragraph" w:styleId="NormalWeb">
    <w:name w:val="Normal (Web)"/>
    <w:basedOn w:val="Normal"/>
    <w:uiPriority w:val="99"/>
    <w:semiHidden/>
    <w:unhideWhenUsed/>
    <w:rsid w:val="00634A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4A93"/>
    <w:rPr>
      <w:b/>
      <w:bCs/>
    </w:rPr>
  </w:style>
  <w:style w:type="character" w:customStyle="1" w:styleId="Heading1Char">
    <w:name w:val="Heading 1 Char"/>
    <w:basedOn w:val="DefaultParagraphFont"/>
    <w:link w:val="Heading1"/>
    <w:uiPriority w:val="9"/>
    <w:rsid w:val="00CA7811"/>
    <w:rPr>
      <w:rFonts w:asciiTheme="majorHAnsi" w:eastAsiaTheme="majorEastAsia" w:hAnsiTheme="majorHAnsi" w:cstheme="majorBidi"/>
      <w:b/>
      <w:bCs/>
      <w:color w:val="2E74B5" w:themeColor="accent1" w:themeShade="BF"/>
      <w:sz w:val="28"/>
      <w:szCs w:val="28"/>
      <w:lang w:val="en-US"/>
    </w:rPr>
  </w:style>
  <w:style w:type="character" w:customStyle="1" w:styleId="Heading2Char">
    <w:name w:val="Heading 2 Char"/>
    <w:basedOn w:val="DefaultParagraphFont"/>
    <w:link w:val="Heading2"/>
    <w:uiPriority w:val="9"/>
    <w:rsid w:val="00CA7811"/>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semiHidden/>
    <w:rsid w:val="00CA7811"/>
    <w:rPr>
      <w:rFonts w:asciiTheme="majorHAnsi" w:eastAsiaTheme="majorEastAsia" w:hAnsiTheme="majorHAnsi" w:cstheme="majorBidi"/>
      <w:color w:val="1F4D78" w:themeColor="accent1" w:themeShade="7F"/>
      <w:sz w:val="24"/>
      <w:szCs w:val="24"/>
      <w:lang w:val="en-US"/>
    </w:rPr>
  </w:style>
  <w:style w:type="character" w:styleId="Hyperlink">
    <w:name w:val="Hyperlink"/>
    <w:basedOn w:val="DefaultParagraphFont"/>
    <w:uiPriority w:val="99"/>
    <w:unhideWhenUsed/>
    <w:rsid w:val="00CA7811"/>
    <w:rPr>
      <w:color w:val="0000FF"/>
      <w:u w:val="single"/>
    </w:rPr>
  </w:style>
  <w:style w:type="paragraph" w:styleId="ListParagraph">
    <w:name w:val="List Paragraph"/>
    <w:basedOn w:val="Normal"/>
    <w:uiPriority w:val="34"/>
    <w:qFormat/>
    <w:rsid w:val="00CA7811"/>
    <w:pPr>
      <w:ind w:left="720"/>
      <w:contextualSpacing/>
    </w:pPr>
  </w:style>
  <w:style w:type="character" w:customStyle="1" w:styleId="Heading4Char">
    <w:name w:val="Heading 4 Char"/>
    <w:basedOn w:val="DefaultParagraphFont"/>
    <w:link w:val="Heading4"/>
    <w:uiPriority w:val="9"/>
    <w:semiHidden/>
    <w:rsid w:val="005D01F8"/>
    <w:rPr>
      <w:rFonts w:asciiTheme="majorHAnsi" w:eastAsiaTheme="majorEastAsia" w:hAnsiTheme="majorHAnsi" w:cstheme="majorBidi"/>
      <w:i/>
      <w:iCs/>
      <w:color w:val="2E74B5" w:themeColor="accent1" w:themeShade="BF"/>
      <w:lang w:val="en-US"/>
    </w:rPr>
  </w:style>
  <w:style w:type="character" w:customStyle="1" w:styleId="keyword">
    <w:name w:val="keyword"/>
    <w:basedOn w:val="DefaultParagraphFont"/>
    <w:rsid w:val="005D01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techeasy.com/2020/09/java-iterator.html/" TargetMode="External"/><Relationship Id="rId18" Type="http://schemas.openxmlformats.org/officeDocument/2006/relationships/image" Target="media/image7.png"/><Relationship Id="rId26" Type="http://schemas.openxmlformats.org/officeDocument/2006/relationships/hyperlink" Target="https://www.geeksforgeeks.org/doubly-linked-list/" TargetMode="External"/><Relationship Id="rId39" Type="http://schemas.openxmlformats.org/officeDocument/2006/relationships/hyperlink" Target="https://www.geeksforgeeks.org/set-size-method-in-java-with-example/" TargetMode="External"/><Relationship Id="rId21" Type="http://schemas.openxmlformats.org/officeDocument/2006/relationships/hyperlink" Target="https://www.geeksforgeeks.org/interfaces-in-java/" TargetMode="External"/><Relationship Id="rId34" Type="http://schemas.openxmlformats.org/officeDocument/2006/relationships/hyperlink" Target="https://www.geeksforgeeks.org/set-iterator-method-in-java-with-examples/" TargetMode="External"/><Relationship Id="rId42" Type="http://schemas.openxmlformats.org/officeDocument/2006/relationships/hyperlink" Target="https://www.scientecheasy.com/2020/10/map-in-java.html/" TargetMode="External"/><Relationship Id="rId47" Type="http://schemas.openxmlformats.org/officeDocument/2006/relationships/image" Target="media/image12.png"/><Relationship Id="rId50" Type="http://schemas.openxmlformats.org/officeDocument/2006/relationships/hyperlink" Target="https://www.scientecheasy.com/2020/11/treemap-in-java.html/" TargetMode="External"/><Relationship Id="rId55" Type="http://schemas.openxmlformats.org/officeDocument/2006/relationships/hyperlink" Target="https://www.geeksforgeeks.org/hashmap-put-method-in-java/" TargetMode="External"/><Relationship Id="rId7" Type="http://schemas.openxmlformats.org/officeDocument/2006/relationships/image" Target="media/image2.png"/><Relationship Id="rId12" Type="http://schemas.openxmlformats.org/officeDocument/2006/relationships/hyperlink" Target="https://www.scientecheasy.com/2020/09/collection-hierarchy-in-java.html/" TargetMode="External"/><Relationship Id="rId17" Type="http://schemas.openxmlformats.org/officeDocument/2006/relationships/hyperlink" Target="https://www.scientecheasy.com/2020/10/java-set.html/" TargetMode="External"/><Relationship Id="rId25" Type="http://schemas.openxmlformats.org/officeDocument/2006/relationships/hyperlink" Target="https://www.geeksforgeeks.org/collections-in-java-2/" TargetMode="External"/><Relationship Id="rId33" Type="http://schemas.openxmlformats.org/officeDocument/2006/relationships/hyperlink" Target="https://www.geeksforgeeks.org/set-hashcode-method-in-java-with-examples/" TargetMode="External"/><Relationship Id="rId38" Type="http://schemas.openxmlformats.org/officeDocument/2006/relationships/hyperlink" Target="https://www.geeksforgeeks.org/set-retainall-method-in-java-with-example/" TargetMode="External"/><Relationship Id="rId46" Type="http://schemas.openxmlformats.org/officeDocument/2006/relationships/hyperlink" Target="https://www.scientecheasy.com/2020/11/hashmap-in-java.html/"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cientecheasy.com/2020/09/java-iterator.html/" TargetMode="External"/><Relationship Id="rId20" Type="http://schemas.openxmlformats.org/officeDocument/2006/relationships/image" Target="media/image8.png"/><Relationship Id="rId29" Type="http://schemas.openxmlformats.org/officeDocument/2006/relationships/hyperlink" Target="https://www.geeksforgeeks.org/set-addall-method-in-java-with-examples/" TargetMode="External"/><Relationship Id="rId41" Type="http://schemas.openxmlformats.org/officeDocument/2006/relationships/image" Target="media/image9.png"/><Relationship Id="rId54" Type="http://schemas.openxmlformats.org/officeDocument/2006/relationships/hyperlink" Target="https://www.geeksforgeeks.org/map-put-method-in-java-with-example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www.geeksforgeeks.org/data-structure-gq/hash-gq/" TargetMode="External"/><Relationship Id="rId32" Type="http://schemas.openxmlformats.org/officeDocument/2006/relationships/hyperlink" Target="https://www.geeksforgeeks.org/set-containsall-method-in-java-with-examples/" TargetMode="External"/><Relationship Id="rId37" Type="http://schemas.openxmlformats.org/officeDocument/2006/relationships/hyperlink" Target="https://www.geeksforgeeks.org/set-removeall-method-in-java-with-examples/" TargetMode="External"/><Relationship Id="rId40" Type="http://schemas.openxmlformats.org/officeDocument/2006/relationships/hyperlink" Target="https://www.geeksforgeeks.org/set-toarray-method-in-java-with-example/" TargetMode="External"/><Relationship Id="rId45" Type="http://schemas.openxmlformats.org/officeDocument/2006/relationships/image" Target="media/image11.png"/><Relationship Id="rId53" Type="http://schemas.openxmlformats.org/officeDocument/2006/relationships/image" Target="media/image15.png"/><Relationship Id="rId58" Type="http://schemas.openxmlformats.org/officeDocument/2006/relationships/fontTable" Target="fontTable.xml"/><Relationship Id="rId5" Type="http://schemas.openxmlformats.org/officeDocument/2006/relationships/hyperlink" Target="https://www.scientecheasy.com/2020/09/java-list-interface.html/" TargetMode="External"/><Relationship Id="rId15" Type="http://schemas.openxmlformats.org/officeDocument/2006/relationships/image" Target="media/image6.png"/><Relationship Id="rId23" Type="http://schemas.openxmlformats.org/officeDocument/2006/relationships/hyperlink" Target="https://www.geeksforgeeks.org/collections-in-java-2/" TargetMode="External"/><Relationship Id="rId28" Type="http://schemas.openxmlformats.org/officeDocument/2006/relationships/hyperlink" Target="https://www.geeksforgeeks.org/set-add-method-in-java-with-examples/" TargetMode="External"/><Relationship Id="rId36" Type="http://schemas.openxmlformats.org/officeDocument/2006/relationships/hyperlink" Target="https://www.geeksforgeeks.org/set-remove-method-in-java-with-examples/" TargetMode="External"/><Relationship Id="rId49" Type="http://schemas.openxmlformats.org/officeDocument/2006/relationships/image" Target="media/image13.png"/><Relationship Id="rId57" Type="http://schemas.openxmlformats.org/officeDocument/2006/relationships/hyperlink" Target="http://www.geeksforgeeks.org/hashing-data-structure/" TargetMode="External"/><Relationship Id="rId10" Type="http://schemas.openxmlformats.org/officeDocument/2006/relationships/hyperlink" Target="https://www.scientecheasy.com/2020/09/java-enumeration.html/" TargetMode="External"/><Relationship Id="rId19" Type="http://schemas.openxmlformats.org/officeDocument/2006/relationships/hyperlink" Target="https://www.geeksforgeeks.org/collections-in-java-2/" TargetMode="External"/><Relationship Id="rId31" Type="http://schemas.openxmlformats.org/officeDocument/2006/relationships/hyperlink" Target="https://www.geeksforgeeks.org/set-contains-method-in-java-with-examples/" TargetMode="External"/><Relationship Id="rId44" Type="http://schemas.openxmlformats.org/officeDocument/2006/relationships/hyperlink" Target="https://www.geeksforgeeks.org/collections-in-java-2/" TargetMode="External"/><Relationship Id="rId52" Type="http://schemas.openxmlformats.org/officeDocument/2006/relationships/hyperlink" Target="https://www.scientecheasy.com/2020/12/weakhashmap-in-java.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s://www.geeksforgeeks.org/generics-in-java/" TargetMode="External"/><Relationship Id="rId27" Type="http://schemas.openxmlformats.org/officeDocument/2006/relationships/hyperlink" Target="https://www.geeksforgeeks.org/collections-in-java-2/" TargetMode="External"/><Relationship Id="rId30" Type="http://schemas.openxmlformats.org/officeDocument/2006/relationships/hyperlink" Target="https://www.geeksforgeeks.org/set-clear-method-in-java-with-examples/" TargetMode="External"/><Relationship Id="rId35" Type="http://schemas.openxmlformats.org/officeDocument/2006/relationships/hyperlink" Target="https://www.geeksforgeeks.org/iterators-in-java/" TargetMode="External"/><Relationship Id="rId43" Type="http://schemas.openxmlformats.org/officeDocument/2006/relationships/image" Target="media/image10.png"/><Relationship Id="rId48" Type="http://schemas.openxmlformats.org/officeDocument/2006/relationships/hyperlink" Target="https://www.scientecheasy.com/2020/11/linkedhashmap-in-java.html/" TargetMode="External"/><Relationship Id="rId56" Type="http://schemas.openxmlformats.org/officeDocument/2006/relationships/hyperlink" Target="https://www.geeksforgeeks.org/map-remove-method-in-java-with-examples/" TargetMode="External"/><Relationship Id="rId8" Type="http://schemas.openxmlformats.org/officeDocument/2006/relationships/hyperlink" Target="https://www.scientecheasy.com/2020/09/arraylist-in-java.html/" TargetMode="External"/><Relationship Id="rId51" Type="http://schemas.openxmlformats.org/officeDocument/2006/relationships/image" Target="media/image1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48</Pages>
  <Words>10790</Words>
  <Characters>61509</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2025-09-10T06:11:00Z</dcterms:created>
  <dcterms:modified xsi:type="dcterms:W3CDTF">2025-09-10T07:05:00Z</dcterms:modified>
</cp:coreProperties>
</file>